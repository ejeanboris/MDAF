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687B04" w14:textId="4659B17D" w:rsidR="0027224D" w:rsidRPr="00B46297" w:rsidRDefault="00B46297" w:rsidP="00B4730A">
      <w:pPr>
        <w:pStyle w:val="Standard"/>
        <w:spacing w:line="240" w:lineRule="auto"/>
        <w:jc w:val="center"/>
        <w:rPr>
          <w:sz w:val="36"/>
          <w:szCs w:val="36"/>
          <w:lang w:val="en-CA"/>
        </w:rPr>
      </w:pPr>
      <w:r w:rsidRPr="00B46297">
        <w:rPr>
          <w:sz w:val="36"/>
          <w:szCs w:val="36"/>
          <w:lang w:val="en-CA"/>
        </w:rPr>
        <w:t xml:space="preserve">A Framework for Analysis of The Performance </w:t>
      </w:r>
      <w:r>
        <w:rPr>
          <w:sz w:val="36"/>
          <w:szCs w:val="36"/>
          <w:lang w:val="en-CA"/>
        </w:rPr>
        <w:t>o</w:t>
      </w:r>
      <w:r w:rsidRPr="00B46297">
        <w:rPr>
          <w:sz w:val="36"/>
          <w:szCs w:val="36"/>
          <w:lang w:val="en-CA"/>
        </w:rPr>
        <w:t xml:space="preserve">f </w:t>
      </w:r>
      <w:r w:rsidR="00935C2D" w:rsidRPr="00B46297">
        <w:rPr>
          <w:sz w:val="36"/>
          <w:szCs w:val="36"/>
          <w:lang w:val="en-CA"/>
        </w:rPr>
        <w:t>a</w:t>
      </w:r>
      <w:r w:rsidRPr="00B46297">
        <w:rPr>
          <w:sz w:val="36"/>
          <w:szCs w:val="36"/>
          <w:lang w:val="en-CA"/>
        </w:rPr>
        <w:t xml:space="preserve"> Proposed Metaheuristics</w:t>
      </w:r>
    </w:p>
    <w:p w14:paraId="0A00D09C" w14:textId="2A0CC21B" w:rsidR="0027224D" w:rsidRDefault="0027224D" w:rsidP="00B4730A">
      <w:pPr>
        <w:pStyle w:val="Standard"/>
        <w:spacing w:line="240" w:lineRule="auto"/>
        <w:jc w:val="center"/>
        <w:rPr>
          <w:sz w:val="36"/>
          <w:szCs w:val="36"/>
          <w:lang w:val="en-CA"/>
        </w:rPr>
      </w:pPr>
    </w:p>
    <w:p w14:paraId="467F48F2" w14:textId="1C1E3C2A" w:rsidR="00B46297" w:rsidRDefault="00B46297" w:rsidP="00B4730A">
      <w:pPr>
        <w:pStyle w:val="Standard"/>
        <w:spacing w:line="240" w:lineRule="auto"/>
        <w:jc w:val="center"/>
        <w:rPr>
          <w:sz w:val="36"/>
          <w:szCs w:val="36"/>
          <w:lang w:val="en-CA"/>
        </w:rPr>
      </w:pPr>
    </w:p>
    <w:p w14:paraId="60FACC91" w14:textId="77777777" w:rsidR="00CC6E8D" w:rsidRPr="00B46297" w:rsidRDefault="00CC6E8D" w:rsidP="00B4730A">
      <w:pPr>
        <w:pStyle w:val="Standard"/>
        <w:spacing w:line="240" w:lineRule="auto"/>
        <w:jc w:val="center"/>
        <w:rPr>
          <w:sz w:val="36"/>
          <w:szCs w:val="36"/>
          <w:lang w:val="en-CA"/>
        </w:rPr>
      </w:pPr>
    </w:p>
    <w:p w14:paraId="66868693" w14:textId="2DD549F2" w:rsidR="003A115D" w:rsidRDefault="003A115D" w:rsidP="00B4730A">
      <w:pPr>
        <w:pStyle w:val="Standard"/>
        <w:spacing w:line="240" w:lineRule="auto"/>
        <w:jc w:val="center"/>
        <w:rPr>
          <w:sz w:val="32"/>
          <w:szCs w:val="32"/>
          <w:lang w:val="en-CA"/>
        </w:rPr>
      </w:pPr>
      <w:r>
        <w:rPr>
          <w:sz w:val="32"/>
          <w:szCs w:val="32"/>
          <w:lang w:val="en-CA"/>
        </w:rPr>
        <w:t>b</w:t>
      </w:r>
      <w:r w:rsidR="008731E7">
        <w:rPr>
          <w:sz w:val="32"/>
          <w:szCs w:val="32"/>
          <w:lang w:val="en-CA"/>
        </w:rPr>
        <w:t>y</w:t>
      </w:r>
    </w:p>
    <w:p w14:paraId="6A829364" w14:textId="77777777" w:rsidR="00B46297" w:rsidRDefault="00B46297" w:rsidP="00B4730A">
      <w:pPr>
        <w:pStyle w:val="Standard"/>
        <w:spacing w:line="240" w:lineRule="auto"/>
        <w:jc w:val="center"/>
        <w:rPr>
          <w:sz w:val="32"/>
          <w:szCs w:val="32"/>
          <w:lang w:val="en-CA"/>
        </w:rPr>
      </w:pPr>
    </w:p>
    <w:p w14:paraId="5F970833" w14:textId="12D73E87" w:rsidR="00F94CBA" w:rsidRDefault="008731E7" w:rsidP="00B4730A">
      <w:pPr>
        <w:pStyle w:val="Standard"/>
        <w:spacing w:line="240" w:lineRule="auto"/>
        <w:jc w:val="center"/>
        <w:rPr>
          <w:sz w:val="32"/>
          <w:szCs w:val="32"/>
          <w:lang w:val="en-CA"/>
        </w:rPr>
      </w:pPr>
      <w:r>
        <w:rPr>
          <w:sz w:val="32"/>
          <w:szCs w:val="32"/>
          <w:lang w:val="en-CA"/>
        </w:rPr>
        <w:t>Remi E</w:t>
      </w:r>
      <w:r w:rsidR="0027224D">
        <w:rPr>
          <w:sz w:val="32"/>
          <w:szCs w:val="32"/>
          <w:lang w:val="en-CA"/>
        </w:rPr>
        <w:t>HOUNOU</w:t>
      </w:r>
    </w:p>
    <w:p w14:paraId="7528652F" w14:textId="23503909" w:rsidR="0027224D" w:rsidRDefault="0027224D" w:rsidP="00B4730A">
      <w:pPr>
        <w:pStyle w:val="Standard"/>
        <w:spacing w:line="240" w:lineRule="auto"/>
        <w:jc w:val="center"/>
        <w:rPr>
          <w:sz w:val="32"/>
          <w:szCs w:val="32"/>
          <w:lang w:val="en-CA"/>
        </w:rPr>
      </w:pPr>
    </w:p>
    <w:p w14:paraId="57A8D0BB" w14:textId="025C7433" w:rsidR="00B46297" w:rsidRDefault="00B46297" w:rsidP="00B4730A">
      <w:pPr>
        <w:pStyle w:val="Standard"/>
        <w:spacing w:line="240" w:lineRule="auto"/>
        <w:jc w:val="center"/>
        <w:rPr>
          <w:sz w:val="32"/>
          <w:szCs w:val="32"/>
          <w:lang w:val="en-CA"/>
        </w:rPr>
      </w:pPr>
    </w:p>
    <w:p w14:paraId="264A5E9F" w14:textId="77777777" w:rsidR="00B46297" w:rsidRDefault="00B46297" w:rsidP="00B4730A">
      <w:pPr>
        <w:pStyle w:val="Standard"/>
        <w:spacing w:line="240" w:lineRule="auto"/>
        <w:jc w:val="center"/>
        <w:rPr>
          <w:sz w:val="32"/>
          <w:szCs w:val="32"/>
          <w:lang w:val="en-CA"/>
        </w:rPr>
      </w:pPr>
    </w:p>
    <w:p w14:paraId="11B1EAED" w14:textId="77777777" w:rsidR="0027224D" w:rsidRDefault="0027224D" w:rsidP="00B4730A">
      <w:pPr>
        <w:pStyle w:val="Standard"/>
        <w:spacing w:line="240" w:lineRule="auto"/>
        <w:jc w:val="center"/>
        <w:rPr>
          <w:sz w:val="32"/>
          <w:szCs w:val="32"/>
          <w:lang w:val="en-CA"/>
        </w:rPr>
      </w:pPr>
    </w:p>
    <w:p w14:paraId="7B6589FD" w14:textId="6871DBAF" w:rsidR="0027224D" w:rsidRDefault="0027224D" w:rsidP="00B4730A">
      <w:pPr>
        <w:pStyle w:val="Standard"/>
        <w:spacing w:line="240" w:lineRule="auto"/>
        <w:jc w:val="center"/>
        <w:rPr>
          <w:sz w:val="28"/>
          <w:szCs w:val="28"/>
          <w:lang w:val="en-CA"/>
        </w:rPr>
      </w:pPr>
      <w:r>
        <w:rPr>
          <w:sz w:val="28"/>
          <w:szCs w:val="28"/>
          <w:lang w:val="en-CA"/>
        </w:rPr>
        <w:t>ACTIVITY REPORT</w:t>
      </w:r>
      <w:r w:rsidR="003A115D">
        <w:rPr>
          <w:sz w:val="28"/>
          <w:szCs w:val="28"/>
          <w:lang w:val="en-CA"/>
        </w:rPr>
        <w:t xml:space="preserve"> OF MTR871</w:t>
      </w:r>
      <w:r>
        <w:rPr>
          <w:sz w:val="28"/>
          <w:szCs w:val="28"/>
          <w:lang w:val="en-CA"/>
        </w:rPr>
        <w:t xml:space="preserve"> PRESENTED TO </w:t>
      </w:r>
      <w:r w:rsidRPr="0027224D">
        <w:rPr>
          <w:sz w:val="28"/>
          <w:szCs w:val="28"/>
          <w:lang w:val="en-CA"/>
        </w:rPr>
        <w:t>É</w:t>
      </w:r>
      <w:r>
        <w:rPr>
          <w:sz w:val="28"/>
          <w:szCs w:val="28"/>
        </w:rPr>
        <w:t xml:space="preserve">COLE DE TECHNOLOGIE SUPERIEURE </w:t>
      </w:r>
      <w:r w:rsidR="003A115D">
        <w:rPr>
          <w:sz w:val="28"/>
          <w:szCs w:val="28"/>
        </w:rPr>
        <w:t>IN</w:t>
      </w:r>
      <w:r>
        <w:rPr>
          <w:sz w:val="28"/>
          <w:szCs w:val="28"/>
        </w:rPr>
        <w:t xml:space="preserve"> PARTIAL FULFI</w:t>
      </w:r>
      <w:r w:rsidR="003A115D">
        <w:rPr>
          <w:sz w:val="28"/>
          <w:szCs w:val="28"/>
        </w:rPr>
        <w:t>L</w:t>
      </w:r>
      <w:r>
        <w:rPr>
          <w:sz w:val="28"/>
          <w:szCs w:val="28"/>
        </w:rPr>
        <w:t>L</w:t>
      </w:r>
      <w:r w:rsidR="003A115D">
        <w:rPr>
          <w:sz w:val="28"/>
          <w:szCs w:val="28"/>
        </w:rPr>
        <w:t>E</w:t>
      </w:r>
      <w:r>
        <w:rPr>
          <w:sz w:val="28"/>
          <w:szCs w:val="28"/>
        </w:rPr>
        <w:t>MENT OF</w:t>
      </w:r>
      <w:r w:rsidR="003A115D">
        <w:rPr>
          <w:sz w:val="28"/>
          <w:szCs w:val="28"/>
        </w:rPr>
        <w:t xml:space="preserve"> THE REQUIREMENTS FOR THE DEGREE</w:t>
      </w:r>
      <w:r>
        <w:rPr>
          <w:sz w:val="28"/>
          <w:szCs w:val="28"/>
        </w:rPr>
        <w:t xml:space="preserve"> </w:t>
      </w:r>
      <w:r w:rsidR="003A115D">
        <w:rPr>
          <w:sz w:val="28"/>
          <w:szCs w:val="28"/>
        </w:rPr>
        <w:t>OF</w:t>
      </w:r>
      <w:r>
        <w:rPr>
          <w:sz w:val="28"/>
          <w:szCs w:val="28"/>
        </w:rPr>
        <w:t xml:space="preserve"> MASTERS WITH THESIS IN SOFTWARE ENGINEERING</w:t>
      </w:r>
      <w:r>
        <w:rPr>
          <w:sz w:val="28"/>
          <w:szCs w:val="28"/>
          <w:lang w:val="en-CA"/>
        </w:rPr>
        <w:br/>
        <w:t>M.</w:t>
      </w:r>
      <w:r w:rsidR="00B46297">
        <w:rPr>
          <w:sz w:val="28"/>
          <w:szCs w:val="28"/>
          <w:lang w:val="en-CA"/>
        </w:rPr>
        <w:t>A.</w:t>
      </w:r>
      <w:r>
        <w:rPr>
          <w:sz w:val="28"/>
          <w:szCs w:val="28"/>
          <w:lang w:val="en-CA"/>
        </w:rPr>
        <w:t>Sc.</w:t>
      </w:r>
    </w:p>
    <w:p w14:paraId="1B467BFE" w14:textId="7A0F766B" w:rsidR="0027224D" w:rsidRDefault="0027224D" w:rsidP="00B4730A">
      <w:pPr>
        <w:pStyle w:val="Standard"/>
        <w:spacing w:line="240" w:lineRule="auto"/>
        <w:jc w:val="center"/>
        <w:rPr>
          <w:sz w:val="28"/>
          <w:szCs w:val="28"/>
          <w:lang w:val="en-CA"/>
        </w:rPr>
      </w:pPr>
    </w:p>
    <w:p w14:paraId="3E3EE696" w14:textId="43E834E3" w:rsidR="0027224D" w:rsidRDefault="0027224D" w:rsidP="00B4730A">
      <w:pPr>
        <w:pStyle w:val="Standard"/>
        <w:spacing w:line="240" w:lineRule="auto"/>
        <w:jc w:val="center"/>
        <w:rPr>
          <w:sz w:val="28"/>
          <w:szCs w:val="28"/>
          <w:lang w:val="en-CA"/>
        </w:rPr>
      </w:pPr>
    </w:p>
    <w:p w14:paraId="3E41BC6C" w14:textId="77777777" w:rsidR="00B46297" w:rsidRDefault="00B46297" w:rsidP="00B4730A">
      <w:pPr>
        <w:pStyle w:val="Standard"/>
        <w:spacing w:line="240" w:lineRule="auto"/>
        <w:jc w:val="center"/>
        <w:rPr>
          <w:sz w:val="28"/>
          <w:szCs w:val="28"/>
          <w:lang w:val="en-CA"/>
        </w:rPr>
      </w:pPr>
    </w:p>
    <w:p w14:paraId="1B98CCEF" w14:textId="77777777" w:rsidR="00CC6E8D" w:rsidRDefault="00CC6E8D" w:rsidP="00B4730A">
      <w:pPr>
        <w:pStyle w:val="Standard"/>
        <w:spacing w:line="240" w:lineRule="auto"/>
        <w:jc w:val="center"/>
        <w:rPr>
          <w:sz w:val="28"/>
          <w:szCs w:val="28"/>
          <w:lang w:val="en-CA"/>
        </w:rPr>
      </w:pPr>
    </w:p>
    <w:p w14:paraId="1A541193" w14:textId="7719702E" w:rsidR="008731E7" w:rsidRPr="009C09C7" w:rsidRDefault="008731E7" w:rsidP="00B4730A">
      <w:pPr>
        <w:pStyle w:val="Standard"/>
        <w:spacing w:line="240" w:lineRule="auto"/>
        <w:jc w:val="center"/>
        <w:rPr>
          <w:caps/>
          <w:sz w:val="28"/>
          <w:szCs w:val="28"/>
          <w:lang w:val="fr-CA"/>
        </w:rPr>
      </w:pPr>
      <w:r w:rsidRPr="009C09C7">
        <w:rPr>
          <w:caps/>
          <w:sz w:val="28"/>
          <w:szCs w:val="28"/>
          <w:lang w:val="fr-CA"/>
        </w:rPr>
        <w:t>Montreal, AUGUST 10, 2020</w:t>
      </w:r>
    </w:p>
    <w:p w14:paraId="25F18BA0" w14:textId="3E8636CB" w:rsidR="00CC6E8D" w:rsidRPr="009C09C7" w:rsidRDefault="00CC6E8D" w:rsidP="00B4730A">
      <w:pPr>
        <w:pStyle w:val="Standard"/>
        <w:spacing w:line="240" w:lineRule="auto"/>
        <w:jc w:val="center"/>
        <w:rPr>
          <w:caps/>
          <w:sz w:val="28"/>
          <w:szCs w:val="28"/>
          <w:lang w:val="fr-CA"/>
        </w:rPr>
      </w:pPr>
    </w:p>
    <w:p w14:paraId="3DF0D007" w14:textId="7AE65632" w:rsidR="00CC6E8D" w:rsidRPr="009C09C7" w:rsidRDefault="00CC6E8D" w:rsidP="00B4730A">
      <w:pPr>
        <w:pStyle w:val="Standard"/>
        <w:spacing w:line="240" w:lineRule="auto"/>
        <w:jc w:val="center"/>
        <w:rPr>
          <w:caps/>
          <w:sz w:val="28"/>
          <w:szCs w:val="28"/>
          <w:lang w:val="fr-CA"/>
        </w:rPr>
      </w:pPr>
    </w:p>
    <w:p w14:paraId="7185A9A2" w14:textId="77777777" w:rsidR="00B46297" w:rsidRPr="009C09C7" w:rsidRDefault="00B46297" w:rsidP="00B4730A">
      <w:pPr>
        <w:pStyle w:val="Standard"/>
        <w:spacing w:line="240" w:lineRule="auto"/>
        <w:jc w:val="center"/>
        <w:rPr>
          <w:caps/>
          <w:sz w:val="28"/>
          <w:szCs w:val="28"/>
          <w:lang w:val="fr-CA"/>
        </w:rPr>
      </w:pPr>
    </w:p>
    <w:p w14:paraId="3A0EF953" w14:textId="77777777" w:rsidR="00CC6E8D" w:rsidRPr="009C09C7" w:rsidRDefault="00CC6E8D" w:rsidP="00B4730A">
      <w:pPr>
        <w:pStyle w:val="Standard"/>
        <w:spacing w:line="240" w:lineRule="auto"/>
        <w:jc w:val="center"/>
        <w:rPr>
          <w:caps/>
          <w:sz w:val="28"/>
          <w:szCs w:val="28"/>
          <w:lang w:val="fr-CA"/>
        </w:rPr>
      </w:pPr>
    </w:p>
    <w:p w14:paraId="4A982618" w14:textId="5FFFC961" w:rsidR="00F94CBA" w:rsidRPr="009C09C7" w:rsidRDefault="00705201" w:rsidP="00B4730A">
      <w:pPr>
        <w:pStyle w:val="Standard"/>
        <w:spacing w:line="240" w:lineRule="auto"/>
        <w:jc w:val="center"/>
        <w:rPr>
          <w:caps/>
          <w:lang w:val="fr-CA"/>
        </w:rPr>
      </w:pPr>
      <w:r w:rsidRPr="009C09C7">
        <w:rPr>
          <w:caps/>
          <w:lang w:val="fr-CA"/>
        </w:rPr>
        <w:t>ÉCOLE DE TECHNOLOGIE SUPÉRIEURE</w:t>
      </w:r>
      <w:r w:rsidR="008731E7" w:rsidRPr="009C09C7">
        <w:rPr>
          <w:caps/>
          <w:lang w:val="fr-CA"/>
        </w:rPr>
        <w:br/>
        <w:t>Universit</w:t>
      </w:r>
      <w:r w:rsidR="003A115D">
        <w:rPr>
          <w:caps/>
          <w:lang w:val="fr-CA"/>
        </w:rPr>
        <w:t>É DU</w:t>
      </w:r>
      <w:r w:rsidR="008731E7" w:rsidRPr="009C09C7">
        <w:rPr>
          <w:caps/>
          <w:lang w:val="fr-CA"/>
        </w:rPr>
        <w:t xml:space="preserve"> qu</w:t>
      </w:r>
      <w:r w:rsidR="003A115D" w:rsidRPr="009C09C7">
        <w:rPr>
          <w:caps/>
          <w:lang w:val="fr-CA"/>
        </w:rPr>
        <w:t>É</w:t>
      </w:r>
      <w:r w:rsidR="008731E7" w:rsidRPr="009C09C7">
        <w:rPr>
          <w:caps/>
          <w:lang w:val="fr-CA"/>
        </w:rPr>
        <w:t>bec</w:t>
      </w:r>
    </w:p>
    <w:p w14:paraId="1F478EEA" w14:textId="174262E1" w:rsidR="00CC6E8D" w:rsidRPr="009C09C7" w:rsidRDefault="00CC6E8D" w:rsidP="00B4730A">
      <w:pPr>
        <w:pStyle w:val="Standard"/>
        <w:spacing w:line="240" w:lineRule="auto"/>
        <w:jc w:val="center"/>
        <w:rPr>
          <w:caps/>
          <w:lang w:val="fr-CA"/>
        </w:rPr>
      </w:pPr>
    </w:p>
    <w:p w14:paraId="76C0F6BB" w14:textId="2FC9943A" w:rsidR="00CC6E8D" w:rsidRPr="009C09C7" w:rsidRDefault="00CC6E8D" w:rsidP="00B4730A">
      <w:pPr>
        <w:pStyle w:val="Standard"/>
        <w:spacing w:line="240" w:lineRule="auto"/>
        <w:jc w:val="center"/>
        <w:rPr>
          <w:caps/>
          <w:lang w:val="fr-CA"/>
        </w:rPr>
      </w:pPr>
    </w:p>
    <w:p w14:paraId="63484FF5" w14:textId="77777777" w:rsidR="00B46297" w:rsidRPr="009C09C7" w:rsidRDefault="00B46297" w:rsidP="00B4730A">
      <w:pPr>
        <w:pStyle w:val="Standard"/>
        <w:spacing w:line="240" w:lineRule="auto"/>
        <w:jc w:val="center"/>
        <w:rPr>
          <w:caps/>
          <w:lang w:val="fr-CA"/>
        </w:rPr>
      </w:pPr>
    </w:p>
    <w:p w14:paraId="49420F66" w14:textId="06558F87" w:rsidR="00CC6E8D" w:rsidRPr="009C09C7" w:rsidRDefault="00CC6E8D" w:rsidP="00B4730A">
      <w:pPr>
        <w:pStyle w:val="Standard"/>
        <w:spacing w:line="240" w:lineRule="auto"/>
        <w:jc w:val="center"/>
        <w:rPr>
          <w:caps/>
          <w:lang w:val="fr-CA"/>
        </w:rPr>
      </w:pPr>
    </w:p>
    <w:p w14:paraId="3C7D6AF2" w14:textId="77777777" w:rsidR="00F94CBA" w:rsidRPr="009C09C7" w:rsidRDefault="00705201" w:rsidP="00B4730A">
      <w:pPr>
        <w:pStyle w:val="Standard"/>
        <w:spacing w:line="240" w:lineRule="auto"/>
        <w:jc w:val="center"/>
        <w:rPr>
          <w:lang w:val="en-CA"/>
        </w:rPr>
        <w:sectPr w:rsidR="00F94CBA" w:rsidRPr="009C09C7" w:rsidSect="00D67EDD">
          <w:headerReference w:type="default" r:id="rId8"/>
          <w:headerReference w:type="first" r:id="rId9"/>
          <w:pgSz w:w="12240" w:h="15840" w:code="1"/>
          <w:pgMar w:top="2160" w:right="1077" w:bottom="1077" w:left="2160" w:header="1077" w:footer="720" w:gutter="0"/>
          <w:pgNumType w:fmt="upperRoman"/>
          <w:cols w:space="0"/>
          <w:vAlign w:val="both"/>
          <w:titlePg/>
        </w:sectPr>
      </w:pPr>
      <w:r w:rsidRPr="008731E7">
        <w:rPr>
          <w:noProof/>
          <w:lang w:val="en-CA"/>
        </w:rPr>
        <w:drawing>
          <wp:inline distT="0" distB="0" distL="0" distR="0" wp14:anchorId="32426D5D" wp14:editId="396A628D">
            <wp:extent cx="638280" cy="228600"/>
            <wp:effectExtent l="0" t="0" r="9420" b="0"/>
            <wp:docPr id="1" name="Image 1" descr="image0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38280" cy="228600"/>
                    </a:xfrm>
                    <a:prstGeom prst="rect">
                      <a:avLst/>
                    </a:prstGeom>
                    <a:noFill/>
                    <a:ln>
                      <a:noFill/>
                      <a:prstDash/>
                    </a:ln>
                  </pic:spPr>
                </pic:pic>
              </a:graphicData>
            </a:graphic>
          </wp:inline>
        </w:drawing>
      </w:r>
      <w:r w:rsidRPr="008731E7">
        <w:rPr>
          <w:lang w:val="en-CA"/>
        </w:rPr>
        <w:t>Rémi Ehounou, 2020</w:t>
      </w:r>
    </w:p>
    <w:p w14:paraId="327C8EAC" w14:textId="77777777" w:rsidR="00F94CBA" w:rsidRPr="003A115D" w:rsidRDefault="00F94CBA">
      <w:pPr>
        <w:pStyle w:val="Standard"/>
        <w:rPr>
          <w:lang w:val="en-CA"/>
        </w:rPr>
      </w:pPr>
    </w:p>
    <w:p w14:paraId="6F7A1E45" w14:textId="77777777" w:rsidR="00F94CBA" w:rsidRPr="003A115D" w:rsidRDefault="00F94CBA">
      <w:pPr>
        <w:pStyle w:val="Standard"/>
        <w:rPr>
          <w:lang w:val="en-CA"/>
        </w:rPr>
      </w:pPr>
    </w:p>
    <w:p w14:paraId="3AE82957" w14:textId="77777777" w:rsidR="00F94CBA" w:rsidRPr="003A115D" w:rsidRDefault="00F94CBA">
      <w:pPr>
        <w:pStyle w:val="Standard"/>
        <w:rPr>
          <w:lang w:val="en-CA"/>
        </w:rPr>
      </w:pPr>
    </w:p>
    <w:p w14:paraId="7786B436" w14:textId="77777777" w:rsidR="00F94CBA" w:rsidRPr="003A115D" w:rsidRDefault="00F94CBA">
      <w:pPr>
        <w:pStyle w:val="Standard"/>
        <w:rPr>
          <w:lang w:val="en-CA"/>
        </w:rPr>
      </w:pPr>
    </w:p>
    <w:p w14:paraId="05BC7202" w14:textId="77777777" w:rsidR="00F94CBA" w:rsidRPr="003A115D" w:rsidRDefault="00F94CBA">
      <w:pPr>
        <w:pStyle w:val="Standard"/>
        <w:rPr>
          <w:lang w:val="en-CA"/>
        </w:rPr>
      </w:pPr>
    </w:p>
    <w:p w14:paraId="296E69E7" w14:textId="77777777" w:rsidR="00F94CBA" w:rsidRPr="003A115D" w:rsidRDefault="00F94CBA">
      <w:pPr>
        <w:pStyle w:val="Standard"/>
        <w:rPr>
          <w:lang w:val="en-CA"/>
        </w:rPr>
      </w:pPr>
    </w:p>
    <w:p w14:paraId="0BE19F15" w14:textId="77777777" w:rsidR="00F94CBA" w:rsidRPr="003A115D" w:rsidRDefault="00F94CBA">
      <w:pPr>
        <w:pStyle w:val="Standard"/>
        <w:rPr>
          <w:lang w:val="en-CA"/>
        </w:rPr>
      </w:pPr>
    </w:p>
    <w:p w14:paraId="69A0AC23" w14:textId="77777777" w:rsidR="00F94CBA" w:rsidRPr="003A115D" w:rsidRDefault="00F94CBA">
      <w:pPr>
        <w:pStyle w:val="Standard"/>
        <w:ind w:right="-1247"/>
        <w:rPr>
          <w:lang w:val="en-CA"/>
        </w:rPr>
      </w:pPr>
    </w:p>
    <w:p w14:paraId="53F8ADCE" w14:textId="77777777" w:rsidR="00F94CBA" w:rsidRPr="003A115D" w:rsidRDefault="00F94CBA">
      <w:pPr>
        <w:pStyle w:val="Standard"/>
        <w:rPr>
          <w:lang w:val="en-CA"/>
        </w:rPr>
      </w:pPr>
    </w:p>
    <w:p w14:paraId="063091AE" w14:textId="77777777" w:rsidR="00F94CBA" w:rsidRPr="003A115D" w:rsidRDefault="00F94CBA">
      <w:pPr>
        <w:pStyle w:val="Standard"/>
        <w:rPr>
          <w:lang w:val="en-CA"/>
        </w:rPr>
      </w:pPr>
    </w:p>
    <w:p w14:paraId="10516B86" w14:textId="77777777" w:rsidR="00F94CBA" w:rsidRPr="003A115D" w:rsidRDefault="00F94CBA">
      <w:pPr>
        <w:pStyle w:val="Standard"/>
        <w:rPr>
          <w:lang w:val="en-CA"/>
        </w:rPr>
      </w:pPr>
    </w:p>
    <w:p w14:paraId="1E96A6B5" w14:textId="77777777" w:rsidR="00F94CBA" w:rsidRPr="003A115D" w:rsidRDefault="00F94CBA">
      <w:pPr>
        <w:pStyle w:val="Standard"/>
        <w:rPr>
          <w:lang w:val="en-CA"/>
        </w:rPr>
      </w:pPr>
    </w:p>
    <w:p w14:paraId="14863BFB" w14:textId="77777777" w:rsidR="00F94CBA" w:rsidRPr="003A115D" w:rsidRDefault="00F94CBA">
      <w:pPr>
        <w:pStyle w:val="Standard"/>
        <w:rPr>
          <w:lang w:val="en-CA"/>
        </w:rPr>
      </w:pPr>
    </w:p>
    <w:p w14:paraId="7CB7D7EF" w14:textId="77777777" w:rsidR="00F94CBA" w:rsidRPr="003A115D" w:rsidRDefault="00F94CBA">
      <w:pPr>
        <w:pStyle w:val="Standard"/>
        <w:rPr>
          <w:lang w:val="en-CA"/>
        </w:rPr>
      </w:pPr>
    </w:p>
    <w:p w14:paraId="37CFF088" w14:textId="77777777" w:rsidR="00F94CBA" w:rsidRPr="003A115D" w:rsidRDefault="00F94CBA">
      <w:pPr>
        <w:pStyle w:val="Standard"/>
        <w:rPr>
          <w:lang w:val="en-CA"/>
        </w:rPr>
      </w:pPr>
    </w:p>
    <w:p w14:paraId="3F4B6E2B" w14:textId="77777777" w:rsidR="00F94CBA" w:rsidRPr="003A115D" w:rsidRDefault="00F94CBA">
      <w:pPr>
        <w:pStyle w:val="Standard"/>
        <w:rPr>
          <w:lang w:val="en-CA"/>
        </w:rPr>
      </w:pPr>
    </w:p>
    <w:p w14:paraId="4BCE3C84" w14:textId="77777777" w:rsidR="00F94CBA" w:rsidRPr="003A115D" w:rsidRDefault="00F94CBA">
      <w:pPr>
        <w:pStyle w:val="Standard"/>
        <w:rPr>
          <w:lang w:val="en-CA"/>
        </w:rPr>
      </w:pPr>
    </w:p>
    <w:p w14:paraId="4456B3AE" w14:textId="61B2876B" w:rsidR="00F94CBA" w:rsidRPr="003A115D" w:rsidRDefault="00F94CBA">
      <w:pPr>
        <w:pStyle w:val="Standard"/>
        <w:jc w:val="left"/>
        <w:rPr>
          <w:lang w:val="en-CA"/>
        </w:rPr>
      </w:pPr>
    </w:p>
    <w:p w14:paraId="1901F5A8" w14:textId="77777777" w:rsidR="00531B80" w:rsidRPr="003A115D" w:rsidRDefault="00531B80">
      <w:pPr>
        <w:pStyle w:val="Standard"/>
        <w:jc w:val="left"/>
        <w:rPr>
          <w:lang w:val="en-CA"/>
        </w:rPr>
      </w:pPr>
    </w:p>
    <w:p w14:paraId="58AAF4A9" w14:textId="3178D103" w:rsidR="00D62FB4" w:rsidRPr="003A115D" w:rsidRDefault="00D62FB4">
      <w:pPr>
        <w:pStyle w:val="Standard"/>
        <w:jc w:val="left"/>
        <w:rPr>
          <w:lang w:val="en-CA"/>
        </w:rPr>
      </w:pPr>
    </w:p>
    <w:p w14:paraId="02F71CDC" w14:textId="77777777" w:rsidR="00D62FB4" w:rsidRPr="003A115D" w:rsidRDefault="00D62FB4">
      <w:pPr>
        <w:pStyle w:val="Standard"/>
        <w:jc w:val="left"/>
        <w:rPr>
          <w:lang w:val="en-CA"/>
        </w:rPr>
      </w:pPr>
    </w:p>
    <w:p w14:paraId="51447FE8" w14:textId="77777777" w:rsidR="003A115D" w:rsidRPr="003A115D" w:rsidRDefault="00705201" w:rsidP="000B4D57">
      <w:pPr>
        <w:pStyle w:val="Standard"/>
        <w:pBdr>
          <w:top w:val="single" w:sz="4" w:space="1" w:color="auto"/>
          <w:left w:val="single" w:sz="4" w:space="4" w:color="auto"/>
          <w:bottom w:val="single" w:sz="4" w:space="1" w:color="auto"/>
          <w:right w:val="single" w:sz="4" w:space="4" w:color="auto"/>
        </w:pBdr>
        <w:spacing w:line="240" w:lineRule="auto"/>
        <w:ind w:left="170" w:right="567"/>
        <w:rPr>
          <w:sz w:val="20"/>
          <w:szCs w:val="20"/>
          <w:lang w:val="en-CA"/>
        </w:rPr>
      </w:pPr>
      <w:r w:rsidRPr="003A115D">
        <w:rPr>
          <w:noProof/>
          <w:lang w:val="en-CA"/>
        </w:rPr>
        <w:drawing>
          <wp:inline distT="0" distB="0" distL="0" distR="0" wp14:anchorId="415385ED" wp14:editId="3C45B29C">
            <wp:extent cx="819000" cy="295200"/>
            <wp:effectExtent l="0" t="0" r="150" b="0"/>
            <wp:docPr id="2" name="Image 2" descr="image0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819000" cy="295200"/>
                    </a:xfrm>
                    <a:prstGeom prst="rect">
                      <a:avLst/>
                    </a:prstGeom>
                    <a:noFill/>
                    <a:ln>
                      <a:noFill/>
                      <a:prstDash/>
                    </a:ln>
                  </pic:spPr>
                </pic:pic>
              </a:graphicData>
            </a:graphic>
          </wp:inline>
        </w:drawing>
      </w:r>
      <w:r w:rsidR="000B4D57" w:rsidRPr="003A115D">
        <w:rPr>
          <w:sz w:val="20"/>
          <w:szCs w:val="20"/>
          <w:lang w:val="en-CA"/>
        </w:rPr>
        <w:t xml:space="preserve"> </w:t>
      </w:r>
    </w:p>
    <w:p w14:paraId="6086B0DD" w14:textId="22F55258" w:rsidR="000B4D57" w:rsidRPr="003A115D" w:rsidRDefault="003A115D" w:rsidP="000B4D57">
      <w:pPr>
        <w:pStyle w:val="Standard"/>
        <w:pBdr>
          <w:top w:val="single" w:sz="4" w:space="1" w:color="auto"/>
          <w:left w:val="single" w:sz="4" w:space="4" w:color="auto"/>
          <w:bottom w:val="single" w:sz="4" w:space="1" w:color="auto"/>
          <w:right w:val="single" w:sz="4" w:space="4" w:color="auto"/>
        </w:pBdr>
        <w:spacing w:line="240" w:lineRule="auto"/>
        <w:ind w:left="170" w:right="567"/>
        <w:rPr>
          <w:sz w:val="20"/>
          <w:szCs w:val="20"/>
          <w:lang w:val="en-CA"/>
        </w:rPr>
        <w:sectPr w:rsidR="000B4D57" w:rsidRPr="003A115D" w:rsidSect="00D67EDD">
          <w:headerReference w:type="even" r:id="rId12"/>
          <w:headerReference w:type="default" r:id="rId13"/>
          <w:footerReference w:type="even" r:id="rId14"/>
          <w:footerReference w:type="default" r:id="rId15"/>
          <w:pgSz w:w="12240" w:h="15840"/>
          <w:pgMar w:top="2160" w:right="1077" w:bottom="1077" w:left="2160" w:header="1080" w:footer="1138" w:gutter="0"/>
          <w:pgNumType w:fmt="upperRoman"/>
          <w:cols w:space="720"/>
        </w:sectPr>
      </w:pPr>
      <w:r w:rsidRPr="003A115D">
        <w:rPr>
          <w:sz w:val="20"/>
          <w:szCs w:val="20"/>
          <w:lang w:val="en-CA"/>
        </w:rPr>
        <w:t xml:space="preserve">This </w:t>
      </w:r>
      <w:r w:rsidRPr="003A115D">
        <w:rPr>
          <w:sz w:val="20"/>
          <w:szCs w:val="20"/>
          <w:u w:val="single"/>
          <w:lang w:val="en-CA"/>
        </w:rPr>
        <w:t xml:space="preserve">Creative Commons </w:t>
      </w:r>
      <w:r w:rsidRPr="003A115D">
        <w:rPr>
          <w:sz w:val="20"/>
          <w:szCs w:val="20"/>
          <w:lang w:val="en-CA"/>
        </w:rPr>
        <w:t xml:space="preserve">licence allows readers to download this work and share it with others </w:t>
      </w:r>
      <w:proofErr w:type="gramStart"/>
      <w:r w:rsidRPr="003A115D">
        <w:rPr>
          <w:sz w:val="20"/>
          <w:szCs w:val="20"/>
          <w:lang w:val="en-CA"/>
        </w:rPr>
        <w:t>as long as</w:t>
      </w:r>
      <w:proofErr w:type="gramEnd"/>
      <w:r w:rsidRPr="003A115D">
        <w:rPr>
          <w:sz w:val="20"/>
          <w:szCs w:val="20"/>
          <w:lang w:val="en-CA"/>
        </w:rPr>
        <w:t xml:space="preserve"> the author is credited. The content of this work </w:t>
      </w:r>
      <w:proofErr w:type="gramStart"/>
      <w:r w:rsidRPr="003A115D">
        <w:rPr>
          <w:sz w:val="20"/>
          <w:szCs w:val="20"/>
          <w:lang w:val="en-CA"/>
        </w:rPr>
        <w:t>can’t</w:t>
      </w:r>
      <w:proofErr w:type="gramEnd"/>
      <w:r w:rsidRPr="003A115D">
        <w:rPr>
          <w:sz w:val="20"/>
          <w:szCs w:val="20"/>
          <w:lang w:val="en-CA"/>
        </w:rPr>
        <w:t xml:space="preserve"> be modified in any way or used commercially</w:t>
      </w:r>
    </w:p>
    <w:p w14:paraId="66104120" w14:textId="284BD3DC" w:rsidR="00F94CBA" w:rsidRPr="003F0276" w:rsidRDefault="002D5E41" w:rsidP="00963B69">
      <w:pPr>
        <w:pStyle w:val="Standard"/>
        <w:spacing w:line="240" w:lineRule="auto"/>
        <w:jc w:val="center"/>
        <w:rPr>
          <w:lang w:val="fr-CA"/>
        </w:rPr>
      </w:pPr>
      <w:r w:rsidRPr="003F0276">
        <w:rPr>
          <w:b/>
          <w:lang w:val="fr-CA"/>
        </w:rPr>
        <w:lastRenderedPageBreak/>
        <w:t>Cadriciel D’</w:t>
      </w:r>
      <w:r>
        <w:rPr>
          <w:b/>
          <w:lang w:val="fr-CA"/>
        </w:rPr>
        <w:t>a</w:t>
      </w:r>
      <w:r w:rsidRPr="003F0276">
        <w:rPr>
          <w:b/>
          <w:lang w:val="fr-CA"/>
        </w:rPr>
        <w:t xml:space="preserve">nalyse </w:t>
      </w:r>
      <w:r w:rsidR="001A1BBD">
        <w:rPr>
          <w:b/>
          <w:lang w:val="fr-CA"/>
        </w:rPr>
        <w:t>d</w:t>
      </w:r>
      <w:r w:rsidRPr="003F0276">
        <w:rPr>
          <w:b/>
          <w:lang w:val="fr-CA"/>
        </w:rPr>
        <w:t>e La Performance D’une Proposition De Métaheuristiques</w:t>
      </w:r>
    </w:p>
    <w:p w14:paraId="189F63BC" w14:textId="2815FF98" w:rsidR="00F94CBA" w:rsidRDefault="00F94CBA" w:rsidP="00963B69">
      <w:pPr>
        <w:pStyle w:val="Standard"/>
        <w:spacing w:line="240" w:lineRule="auto"/>
        <w:jc w:val="center"/>
        <w:rPr>
          <w:caps/>
          <w:lang w:val="fr-CA"/>
        </w:rPr>
      </w:pPr>
    </w:p>
    <w:p w14:paraId="6EFB35BE" w14:textId="77777777" w:rsidR="00963B69" w:rsidRPr="003F0276" w:rsidRDefault="00963B69" w:rsidP="00963B69">
      <w:pPr>
        <w:pStyle w:val="Standard"/>
        <w:spacing w:line="240" w:lineRule="auto"/>
        <w:jc w:val="center"/>
        <w:rPr>
          <w:caps/>
          <w:lang w:val="fr-CA"/>
        </w:rPr>
      </w:pPr>
    </w:p>
    <w:p w14:paraId="35C1E77C" w14:textId="77777777" w:rsidR="00F94CBA" w:rsidRPr="000C54FD" w:rsidRDefault="00705201" w:rsidP="00963B69">
      <w:pPr>
        <w:pStyle w:val="Standard"/>
        <w:spacing w:line="240" w:lineRule="auto"/>
        <w:jc w:val="center"/>
        <w:rPr>
          <w:lang w:val="fr-CA"/>
        </w:rPr>
      </w:pPr>
      <w:r w:rsidRPr="000C54FD">
        <w:rPr>
          <w:lang w:val="fr-CA"/>
        </w:rPr>
        <w:t>Rémi Ehounou</w:t>
      </w:r>
    </w:p>
    <w:p w14:paraId="6ADA3EC2" w14:textId="3649BDD3" w:rsidR="00F94CBA" w:rsidRDefault="00F94CBA" w:rsidP="00963B69">
      <w:pPr>
        <w:pStyle w:val="Standard"/>
        <w:spacing w:line="240" w:lineRule="auto"/>
        <w:jc w:val="center"/>
        <w:rPr>
          <w:b/>
          <w:lang w:val="fr-CA"/>
        </w:rPr>
      </w:pPr>
    </w:p>
    <w:p w14:paraId="46040E9C" w14:textId="77777777" w:rsidR="00963B69" w:rsidRPr="000C54FD" w:rsidRDefault="00963B69" w:rsidP="00963B69">
      <w:pPr>
        <w:pStyle w:val="Standard"/>
        <w:spacing w:line="240" w:lineRule="auto"/>
        <w:jc w:val="center"/>
        <w:rPr>
          <w:b/>
          <w:lang w:val="fr-CA"/>
        </w:rPr>
      </w:pPr>
    </w:p>
    <w:p w14:paraId="6CC51817" w14:textId="24B1510A" w:rsidR="00E937BA" w:rsidRDefault="00705201" w:rsidP="00963B69">
      <w:pPr>
        <w:pStyle w:val="Standard"/>
        <w:spacing w:line="240" w:lineRule="auto"/>
        <w:jc w:val="center"/>
        <w:rPr>
          <w:b/>
          <w:lang w:val="fr-CA"/>
        </w:rPr>
      </w:pPr>
      <w:r w:rsidRPr="000C54FD">
        <w:rPr>
          <w:b/>
          <w:lang w:val="fr-CA"/>
        </w:rPr>
        <w:t>RÉSUMÉ</w:t>
      </w:r>
    </w:p>
    <w:p w14:paraId="417EA25B" w14:textId="32275FF7" w:rsidR="00963B69" w:rsidRDefault="00963B69" w:rsidP="00963B69">
      <w:pPr>
        <w:pStyle w:val="Standard"/>
        <w:spacing w:line="240" w:lineRule="auto"/>
        <w:jc w:val="center"/>
        <w:rPr>
          <w:b/>
          <w:lang w:val="fr-CA"/>
        </w:rPr>
      </w:pPr>
    </w:p>
    <w:p w14:paraId="2B995794" w14:textId="77777777" w:rsidR="00963B69" w:rsidRDefault="00963B69" w:rsidP="00963B69">
      <w:pPr>
        <w:pStyle w:val="Standard"/>
        <w:spacing w:line="240" w:lineRule="auto"/>
        <w:jc w:val="center"/>
        <w:rPr>
          <w:b/>
          <w:lang w:val="fr-CA"/>
        </w:rPr>
      </w:pPr>
    </w:p>
    <w:p w14:paraId="77F7AE38" w14:textId="4DC9DC68" w:rsidR="009B05B3" w:rsidRDefault="00CD1424" w:rsidP="00963B69">
      <w:pPr>
        <w:spacing w:line="240" w:lineRule="auto"/>
        <w:ind w:firstLine="0"/>
        <w:rPr>
          <w:lang w:val="fr-CA"/>
        </w:rPr>
      </w:pPr>
      <w:r w:rsidRPr="00CD1424">
        <w:rPr>
          <w:lang w:val="fr-CA"/>
        </w:rPr>
        <w:t>L</w:t>
      </w:r>
      <w:r>
        <w:rPr>
          <w:lang w:val="fr-CA"/>
        </w:rPr>
        <w:t xml:space="preserve">’évaluation des </w:t>
      </w:r>
      <w:r w:rsidR="00C56819">
        <w:rPr>
          <w:lang w:val="fr-CA"/>
        </w:rPr>
        <w:t>métaheuristiques</w:t>
      </w:r>
      <w:r>
        <w:rPr>
          <w:lang w:val="fr-CA"/>
        </w:rPr>
        <w:t xml:space="preserve"> joue un </w:t>
      </w:r>
      <w:r w:rsidR="00C56819">
        <w:rPr>
          <w:lang w:val="fr-CA"/>
        </w:rPr>
        <w:t>rôle</w:t>
      </w:r>
      <w:r>
        <w:rPr>
          <w:lang w:val="fr-CA"/>
        </w:rPr>
        <w:t xml:space="preserve"> important dans le </w:t>
      </w:r>
      <w:r w:rsidR="00C56819">
        <w:rPr>
          <w:lang w:val="fr-CA"/>
        </w:rPr>
        <w:t>développement</w:t>
      </w:r>
      <w:r>
        <w:rPr>
          <w:lang w:val="fr-CA"/>
        </w:rPr>
        <w:t xml:space="preserve"> de nouveaux algorithmes pour les problèmes d’</w:t>
      </w:r>
      <w:r w:rsidR="00C56819">
        <w:rPr>
          <w:lang w:val="fr-CA"/>
        </w:rPr>
        <w:t>optimisation</w:t>
      </w:r>
      <w:r>
        <w:rPr>
          <w:lang w:val="fr-CA"/>
        </w:rPr>
        <w:t xml:space="preserve">. Cependant, plusieurs études dans le domaine </w:t>
      </w:r>
      <w:r w:rsidR="00E84969">
        <w:rPr>
          <w:lang w:val="fr-CA"/>
        </w:rPr>
        <w:t>recommandent</w:t>
      </w:r>
      <w:r>
        <w:rPr>
          <w:lang w:val="fr-CA"/>
        </w:rPr>
        <w:t xml:space="preserve"> l’</w:t>
      </w:r>
      <w:r w:rsidR="00E84969">
        <w:rPr>
          <w:lang w:val="fr-CA"/>
        </w:rPr>
        <w:t>implémentation</w:t>
      </w:r>
      <w:r>
        <w:rPr>
          <w:lang w:val="fr-CA"/>
        </w:rPr>
        <w:t xml:space="preserve"> de cadres d’analyses </w:t>
      </w:r>
      <w:r w:rsidR="00536167">
        <w:rPr>
          <w:lang w:val="fr-CA"/>
        </w:rPr>
        <w:t>améliorés afin de les évaluer adéquatement</w:t>
      </w:r>
      <w:r>
        <w:rPr>
          <w:lang w:val="fr-CA"/>
        </w:rPr>
        <w:t xml:space="preserve">. </w:t>
      </w:r>
      <w:r w:rsidR="00E84969">
        <w:rPr>
          <w:lang w:val="fr-CA"/>
        </w:rPr>
        <w:t>Ce</w:t>
      </w:r>
      <w:r>
        <w:rPr>
          <w:lang w:val="fr-CA"/>
        </w:rPr>
        <w:t xml:space="preserve"> document est une </w:t>
      </w:r>
      <w:r w:rsidR="00E84969">
        <w:rPr>
          <w:lang w:val="fr-CA"/>
        </w:rPr>
        <w:t>revue</w:t>
      </w:r>
      <w:r>
        <w:rPr>
          <w:lang w:val="fr-CA"/>
        </w:rPr>
        <w:t xml:space="preserve"> de la </w:t>
      </w:r>
      <w:r w:rsidR="00E84969">
        <w:rPr>
          <w:lang w:val="fr-CA"/>
        </w:rPr>
        <w:t>littérature</w:t>
      </w:r>
      <w:r>
        <w:rPr>
          <w:lang w:val="fr-CA"/>
        </w:rPr>
        <w:t xml:space="preserve"> du domaine des métaheuristiques dans le but d</w:t>
      </w:r>
      <w:r w:rsidR="00536167">
        <w:rPr>
          <w:lang w:val="fr-CA"/>
        </w:rPr>
        <w:t>’effectuer la synthèse de cette problématique</w:t>
      </w:r>
      <w:r>
        <w:rPr>
          <w:lang w:val="fr-CA"/>
        </w:rPr>
        <w:t xml:space="preserve">. L’importance d’utiliser des études </w:t>
      </w:r>
      <w:r w:rsidR="00E84969">
        <w:rPr>
          <w:lang w:val="fr-CA"/>
        </w:rPr>
        <w:t>contrôlées et</w:t>
      </w:r>
      <w:r>
        <w:rPr>
          <w:lang w:val="fr-CA"/>
        </w:rPr>
        <w:t xml:space="preserve"> bien organisées est reconnue comme étant nécessaire pour </w:t>
      </w:r>
      <w:r w:rsidR="00536167">
        <w:rPr>
          <w:lang w:val="fr-CA"/>
        </w:rPr>
        <w:t xml:space="preserve">s’assurer </w:t>
      </w:r>
      <w:r>
        <w:rPr>
          <w:lang w:val="fr-CA"/>
        </w:rPr>
        <w:t xml:space="preserve">que les résultats d’évaluation soient significatifs et </w:t>
      </w:r>
      <w:r w:rsidR="00E84969">
        <w:rPr>
          <w:lang w:val="fr-CA"/>
        </w:rPr>
        <w:t>publiables</w:t>
      </w:r>
      <w:r>
        <w:rPr>
          <w:lang w:val="fr-CA"/>
        </w:rPr>
        <w:t xml:space="preserve">. </w:t>
      </w:r>
      <w:r w:rsidRPr="00C56819">
        <w:rPr>
          <w:lang w:val="fr-CA"/>
        </w:rPr>
        <w:t xml:space="preserve">Des méthodes </w:t>
      </w:r>
      <w:r w:rsidR="00536167">
        <w:rPr>
          <w:lang w:val="fr-CA"/>
        </w:rPr>
        <w:t>de</w:t>
      </w:r>
      <w:r w:rsidRPr="00C56819">
        <w:rPr>
          <w:lang w:val="fr-CA"/>
        </w:rPr>
        <w:t xml:space="preserve"> classification des problèmes de test en </w:t>
      </w:r>
      <w:r w:rsidR="00C56819" w:rsidRPr="00C56819">
        <w:rPr>
          <w:lang w:val="fr-CA"/>
        </w:rPr>
        <w:t>c</w:t>
      </w:r>
      <w:r w:rsidR="00C56819">
        <w:rPr>
          <w:lang w:val="fr-CA"/>
        </w:rPr>
        <w:t xml:space="preserve">atégories basées sur des </w:t>
      </w:r>
      <w:r w:rsidR="00E84969">
        <w:rPr>
          <w:lang w:val="fr-CA"/>
        </w:rPr>
        <w:t>caractéristiques</w:t>
      </w:r>
      <w:r w:rsidR="00C56819">
        <w:rPr>
          <w:lang w:val="fr-CA"/>
        </w:rPr>
        <w:t xml:space="preserve"> comme la modalité ou la séparabilité sont </w:t>
      </w:r>
      <w:r w:rsidR="00536167">
        <w:rPr>
          <w:lang w:val="fr-CA"/>
        </w:rPr>
        <w:t>présentés</w:t>
      </w:r>
      <w:r w:rsidR="00C56819">
        <w:rPr>
          <w:lang w:val="fr-CA"/>
        </w:rPr>
        <w:t xml:space="preserve">. La sélection des paramètres d’évaluation, des instances de problèmes de test, et des méthodes statistiques sont aussi traités. Des </w:t>
      </w:r>
      <w:r w:rsidR="00536167">
        <w:rPr>
          <w:lang w:val="fr-CA"/>
        </w:rPr>
        <w:t xml:space="preserve">cadriciels et des modèles de programmation non linéaires tels que </w:t>
      </w:r>
      <w:r w:rsidR="00C56819">
        <w:rPr>
          <w:lang w:val="fr-CA"/>
        </w:rPr>
        <w:t xml:space="preserve">Opt4J, GLOBAL, GAMS World sont ensuite </w:t>
      </w:r>
      <w:r w:rsidR="00536167">
        <w:rPr>
          <w:lang w:val="fr-CA"/>
        </w:rPr>
        <w:t>étudiés</w:t>
      </w:r>
      <w:r w:rsidR="00C56819">
        <w:rPr>
          <w:lang w:val="fr-CA"/>
        </w:rPr>
        <w:t xml:space="preserve"> </w:t>
      </w:r>
      <w:r w:rsidR="00536167">
        <w:rPr>
          <w:lang w:val="fr-CA"/>
        </w:rPr>
        <w:t>dans le but d’identifier</w:t>
      </w:r>
      <w:r w:rsidR="00C56819">
        <w:rPr>
          <w:lang w:val="fr-CA"/>
        </w:rPr>
        <w:t xml:space="preserve"> deux paradigmes de programmation </w:t>
      </w:r>
      <w:r w:rsidR="00536167">
        <w:rPr>
          <w:lang w:val="fr-CA"/>
        </w:rPr>
        <w:t>qui offrent un bon potentiel de solution pour cette recherche</w:t>
      </w:r>
      <w:r w:rsidR="00C56819">
        <w:rPr>
          <w:lang w:val="fr-CA"/>
        </w:rPr>
        <w:t>. Finalement, l</w:t>
      </w:r>
      <w:r w:rsidR="00536167">
        <w:rPr>
          <w:lang w:val="fr-CA"/>
        </w:rPr>
        <w:t>a planification du projet de recherche est présentée à l’aide du</w:t>
      </w:r>
      <w:r w:rsidR="00C56819">
        <w:rPr>
          <w:lang w:val="fr-CA"/>
        </w:rPr>
        <w:t xml:space="preserve"> cadre de Basili </w:t>
      </w:r>
      <w:r w:rsidR="00536167">
        <w:rPr>
          <w:lang w:val="fr-CA"/>
        </w:rPr>
        <w:t xml:space="preserve">qui décrit les objectifs, la motivation et les </w:t>
      </w:r>
      <w:r w:rsidR="00C56819">
        <w:rPr>
          <w:lang w:val="fr-CA"/>
        </w:rPr>
        <w:t xml:space="preserve">activités </w:t>
      </w:r>
      <w:r w:rsidR="00536167">
        <w:rPr>
          <w:lang w:val="fr-CA"/>
        </w:rPr>
        <w:t xml:space="preserve">planifiées </w:t>
      </w:r>
      <w:r w:rsidR="00C56819">
        <w:rPr>
          <w:lang w:val="fr-CA"/>
        </w:rPr>
        <w:t>de ce projet de recherche.</w:t>
      </w:r>
    </w:p>
    <w:p w14:paraId="0747B48F" w14:textId="77777777" w:rsidR="00D62FB4" w:rsidRDefault="00D62FB4" w:rsidP="00963B69">
      <w:pPr>
        <w:spacing w:line="240" w:lineRule="auto"/>
        <w:rPr>
          <w:lang w:val="fr-CA"/>
        </w:rPr>
      </w:pPr>
    </w:p>
    <w:p w14:paraId="6F1BE965" w14:textId="2CEC7B6C" w:rsidR="00C56819" w:rsidRPr="00C56819" w:rsidRDefault="00C56819" w:rsidP="00963B69">
      <w:pPr>
        <w:spacing w:line="240" w:lineRule="auto"/>
        <w:ind w:firstLine="0"/>
        <w:rPr>
          <w:b/>
          <w:lang w:val="fr-CA"/>
        </w:rPr>
      </w:pPr>
      <w:r w:rsidRPr="00D62FB4">
        <w:rPr>
          <w:b/>
          <w:bCs/>
          <w:lang w:val="fr-CA"/>
        </w:rPr>
        <w:t>Mots-clés :</w:t>
      </w:r>
      <w:r w:rsidRPr="00C56819">
        <w:rPr>
          <w:lang w:val="fr-CA"/>
        </w:rPr>
        <w:t xml:space="preserve"> métaheuristiques, optimisation mathématique, optimisation stochastique, cadre d’analyse </w:t>
      </w:r>
    </w:p>
    <w:p w14:paraId="6C525B47" w14:textId="20D04334" w:rsidR="00F94CBA" w:rsidRPr="003F0276" w:rsidRDefault="002D5E41" w:rsidP="002D5E41">
      <w:pPr>
        <w:jc w:val="center"/>
      </w:pPr>
      <w:r w:rsidRPr="00E338FA">
        <w:rPr>
          <w:lang w:val="en-GB"/>
          <w:rPrChange w:id="0" w:author="Iannick Gagnon" w:date="2020-12-07T10:03:00Z">
            <w:rPr>
              <w:lang w:val="en-CA"/>
            </w:rPr>
          </w:rPrChange>
        </w:rPr>
        <w:br w:type="page"/>
      </w:r>
      <w:r w:rsidRPr="003F0276">
        <w:rPr>
          <w:b/>
        </w:rPr>
        <w:lastRenderedPageBreak/>
        <w:t xml:space="preserve">A Framework </w:t>
      </w:r>
      <w:r>
        <w:rPr>
          <w:b/>
        </w:rPr>
        <w:t>f</w:t>
      </w:r>
      <w:r w:rsidRPr="003F0276">
        <w:rPr>
          <w:b/>
        </w:rPr>
        <w:t xml:space="preserve">or Analysis </w:t>
      </w:r>
      <w:r>
        <w:rPr>
          <w:b/>
        </w:rPr>
        <w:t>o</w:t>
      </w:r>
      <w:r w:rsidRPr="003F0276">
        <w:rPr>
          <w:b/>
        </w:rPr>
        <w:t xml:space="preserve">f The Performance </w:t>
      </w:r>
      <w:r>
        <w:rPr>
          <w:b/>
        </w:rPr>
        <w:t>o</w:t>
      </w:r>
      <w:r w:rsidRPr="003F0276">
        <w:rPr>
          <w:b/>
        </w:rPr>
        <w:t xml:space="preserve">f </w:t>
      </w:r>
      <w:r>
        <w:rPr>
          <w:b/>
        </w:rPr>
        <w:t>a</w:t>
      </w:r>
      <w:r w:rsidRPr="003F0276">
        <w:rPr>
          <w:b/>
        </w:rPr>
        <w:t xml:space="preserve"> Proposed Metaheuristics</w:t>
      </w:r>
    </w:p>
    <w:p w14:paraId="2E84B458" w14:textId="2525926A" w:rsidR="00F94CBA" w:rsidRDefault="00F94CBA" w:rsidP="00935C2D">
      <w:pPr>
        <w:pStyle w:val="Standard"/>
        <w:spacing w:line="240" w:lineRule="auto"/>
        <w:jc w:val="center"/>
        <w:rPr>
          <w:b/>
          <w:caps/>
        </w:rPr>
      </w:pPr>
    </w:p>
    <w:p w14:paraId="2D6EB0B2" w14:textId="77777777" w:rsidR="00935C2D" w:rsidRPr="003F0276" w:rsidRDefault="00935C2D" w:rsidP="00935C2D">
      <w:pPr>
        <w:pStyle w:val="Standard"/>
        <w:spacing w:line="240" w:lineRule="auto"/>
        <w:jc w:val="center"/>
        <w:rPr>
          <w:b/>
          <w:caps/>
        </w:rPr>
      </w:pPr>
    </w:p>
    <w:p w14:paraId="3407700F" w14:textId="77777777" w:rsidR="00F94CBA" w:rsidRPr="003F0276" w:rsidRDefault="00705201" w:rsidP="00935C2D">
      <w:pPr>
        <w:pStyle w:val="Standard"/>
        <w:spacing w:line="240" w:lineRule="auto"/>
        <w:jc w:val="center"/>
      </w:pPr>
      <w:r w:rsidRPr="003F0276">
        <w:t>Rémi Ehounou</w:t>
      </w:r>
    </w:p>
    <w:p w14:paraId="1C62ABFE" w14:textId="0A7D5B62" w:rsidR="00F94CBA" w:rsidRDefault="00F94CBA">
      <w:pPr>
        <w:pStyle w:val="Standard"/>
        <w:spacing w:line="240" w:lineRule="auto"/>
      </w:pPr>
    </w:p>
    <w:p w14:paraId="0627735B" w14:textId="77777777" w:rsidR="00935C2D" w:rsidRPr="003F0276" w:rsidRDefault="00935C2D">
      <w:pPr>
        <w:pStyle w:val="Standard"/>
        <w:spacing w:line="240" w:lineRule="auto"/>
      </w:pPr>
    </w:p>
    <w:p w14:paraId="021AE14B" w14:textId="328118BD" w:rsidR="00E937BA" w:rsidRDefault="00705201" w:rsidP="00935C2D">
      <w:pPr>
        <w:pStyle w:val="Standard"/>
        <w:spacing w:line="240" w:lineRule="auto"/>
        <w:jc w:val="center"/>
        <w:rPr>
          <w:b/>
        </w:rPr>
      </w:pPr>
      <w:r w:rsidRPr="003F0276">
        <w:rPr>
          <w:b/>
        </w:rPr>
        <w:t>ABSTRACT</w:t>
      </w:r>
    </w:p>
    <w:p w14:paraId="1D9EEAB8" w14:textId="749F696F" w:rsidR="00935C2D" w:rsidRDefault="00935C2D" w:rsidP="00935C2D">
      <w:pPr>
        <w:pStyle w:val="Standard"/>
        <w:spacing w:line="240" w:lineRule="auto"/>
        <w:jc w:val="center"/>
        <w:rPr>
          <w:b/>
        </w:rPr>
      </w:pPr>
    </w:p>
    <w:p w14:paraId="229CCA4D" w14:textId="77777777" w:rsidR="00935C2D" w:rsidRDefault="00935C2D" w:rsidP="00935C2D">
      <w:pPr>
        <w:pStyle w:val="Standard"/>
        <w:spacing w:line="240" w:lineRule="auto"/>
        <w:jc w:val="center"/>
        <w:rPr>
          <w:b/>
        </w:rPr>
      </w:pPr>
    </w:p>
    <w:p w14:paraId="67CC7AC3" w14:textId="04ED0FB1" w:rsidR="00F94CBA" w:rsidRPr="00E937BA" w:rsidRDefault="00F56669" w:rsidP="00935C2D">
      <w:pPr>
        <w:spacing w:line="240" w:lineRule="auto"/>
        <w:ind w:firstLine="0"/>
      </w:pPr>
      <w:r w:rsidRPr="00E937BA">
        <w:t xml:space="preserve">Metaheuristics benchmarking plays a key role in developing new algorithms for optimization problems. However, many </w:t>
      </w:r>
      <w:r w:rsidR="00536167" w:rsidRPr="00E937BA">
        <w:t xml:space="preserve">published </w:t>
      </w:r>
      <w:r w:rsidRPr="00E937BA">
        <w:t xml:space="preserve">studies </w:t>
      </w:r>
      <w:r w:rsidR="000052E9" w:rsidRPr="00E937BA">
        <w:t>recommend</w:t>
      </w:r>
      <w:r w:rsidR="00E937BA" w:rsidRPr="00E937BA">
        <w:t xml:space="preserve"> </w:t>
      </w:r>
      <w:r w:rsidR="00536167" w:rsidRPr="00E937BA">
        <w:t xml:space="preserve">that enhanced </w:t>
      </w:r>
      <w:r w:rsidRPr="00E937BA">
        <w:t xml:space="preserve">analysis frameworks </w:t>
      </w:r>
      <w:r w:rsidR="00536167" w:rsidRPr="00E937BA">
        <w:t xml:space="preserve">be made available to </w:t>
      </w:r>
      <w:r w:rsidRPr="00E937BA">
        <w:t>benchmark algorithm</w:t>
      </w:r>
      <w:r w:rsidR="00536167" w:rsidRPr="00E937BA">
        <w:t xml:space="preserve"> proposals before publication</w:t>
      </w:r>
      <w:r w:rsidRPr="00E937BA">
        <w:t xml:space="preserve">. This </w:t>
      </w:r>
      <w:r w:rsidR="00536167" w:rsidRPr="00E937BA">
        <w:t xml:space="preserve">research report presents </w:t>
      </w:r>
      <w:r w:rsidRPr="00E937BA">
        <w:t>a literature review of the field of metaheuristics benchmarking for the purpose of</w:t>
      </w:r>
      <w:r w:rsidR="00B576CA" w:rsidRPr="00E937BA">
        <w:t xml:space="preserve"> </w:t>
      </w:r>
      <w:r w:rsidR="001D4B57" w:rsidRPr="00E937BA">
        <w:t xml:space="preserve">presenting an overview of the </w:t>
      </w:r>
      <w:r w:rsidR="000052E9" w:rsidRPr="00E937BA">
        <w:t>issue</w:t>
      </w:r>
      <w:r w:rsidRPr="00E937BA">
        <w:t xml:space="preserve">. The importance of well-constructed </w:t>
      </w:r>
      <w:r w:rsidR="000052E9" w:rsidRPr="00E937BA">
        <w:t xml:space="preserve">and </w:t>
      </w:r>
      <w:r w:rsidRPr="00E937BA">
        <w:t xml:space="preserve">controlled studies is recognized </w:t>
      </w:r>
      <w:r w:rsidR="001D4B57" w:rsidRPr="00E937BA">
        <w:t>as a</w:t>
      </w:r>
      <w:r w:rsidRPr="00E937BA">
        <w:t xml:space="preserve"> necessary </w:t>
      </w:r>
      <w:r w:rsidR="001D4B57" w:rsidRPr="00E937BA">
        <w:t xml:space="preserve">step </w:t>
      </w:r>
      <w:r w:rsidRPr="00E937BA">
        <w:t xml:space="preserve">for the benchmarking results to be meaningful and publishable. Methods such as the classification of problem instances into categories based on characteristics like modality or separability are discussed. The selection of benchmarking parameters, problem instances, and statistical methods are also </w:t>
      </w:r>
      <w:r w:rsidR="001D4B57" w:rsidRPr="00E937BA">
        <w:t>presented</w:t>
      </w:r>
      <w:r w:rsidRPr="00E937BA">
        <w:t xml:space="preserve">. </w:t>
      </w:r>
      <w:r w:rsidR="001D4B57" w:rsidRPr="00E937BA">
        <w:t>Metaheuristic resources that could</w:t>
      </w:r>
      <w:r w:rsidRPr="00E937BA">
        <w:t xml:space="preserve"> be used </w:t>
      </w:r>
      <w:r w:rsidR="001D4B57" w:rsidRPr="00E937BA">
        <w:t xml:space="preserve">to improve </w:t>
      </w:r>
      <w:r w:rsidRPr="00E937BA">
        <w:t xml:space="preserve">algorithm benchmarking such as Opt4J, GLOBAL, </w:t>
      </w:r>
      <w:r w:rsidR="00044321" w:rsidRPr="00E937BA">
        <w:t xml:space="preserve">and </w:t>
      </w:r>
      <w:r w:rsidRPr="00E937BA">
        <w:t>GAMS World are s</w:t>
      </w:r>
      <w:r w:rsidR="001D4B57" w:rsidRPr="00E937BA">
        <w:t>tudied</w:t>
      </w:r>
      <w:r w:rsidRPr="00E937BA">
        <w:t xml:space="preserve"> before </w:t>
      </w:r>
      <w:r w:rsidR="00044321" w:rsidRPr="00E937BA">
        <w:t>two</w:t>
      </w:r>
      <w:r w:rsidR="001D4B57" w:rsidRPr="00E937BA">
        <w:t xml:space="preserve"> </w:t>
      </w:r>
      <w:r w:rsidRPr="00E937BA">
        <w:t>programming paradigm</w:t>
      </w:r>
      <w:r w:rsidR="00044321" w:rsidRPr="00E937BA">
        <w:t>s</w:t>
      </w:r>
      <w:r w:rsidR="001D4B57" w:rsidRPr="00E937BA">
        <w:t xml:space="preserve"> can be selected as the best candidate</w:t>
      </w:r>
      <w:r w:rsidRPr="00E937BA">
        <w:t xml:space="preserve"> for </w:t>
      </w:r>
      <w:r w:rsidR="001D4B57" w:rsidRPr="00E937BA">
        <w:t>this research</w:t>
      </w:r>
      <w:r w:rsidRPr="00E937BA">
        <w:t xml:space="preserve">. Finally, the </w:t>
      </w:r>
      <w:r w:rsidR="001D4B57" w:rsidRPr="00E937BA">
        <w:t xml:space="preserve">software engineering planning </w:t>
      </w:r>
      <w:r w:rsidRPr="00E937BA">
        <w:t xml:space="preserve">framework of </w:t>
      </w:r>
      <w:r w:rsidR="001D4B57" w:rsidRPr="00E937BA">
        <w:t xml:space="preserve">Victor </w:t>
      </w:r>
      <w:r w:rsidRPr="00E937BA">
        <w:t xml:space="preserve">Basili </w:t>
      </w:r>
      <w:r w:rsidR="001D4B57" w:rsidRPr="00E937BA">
        <w:t xml:space="preserve">is used to clarify the motivation, objectives </w:t>
      </w:r>
      <w:r w:rsidR="00E937BA" w:rsidRPr="00E937BA">
        <w:t>and the</w:t>
      </w:r>
      <w:r w:rsidRPr="00E937BA">
        <w:t xml:space="preserve"> planning of the activities of this research</w:t>
      </w:r>
      <w:r w:rsidR="001D4B57" w:rsidRPr="00E937BA">
        <w:t xml:space="preserve"> project</w:t>
      </w:r>
      <w:r w:rsidRPr="00E937BA">
        <w:t>.</w:t>
      </w:r>
    </w:p>
    <w:p w14:paraId="2A8E78D6" w14:textId="1721D75E" w:rsidR="00F94CBA" w:rsidRDefault="00F94CBA" w:rsidP="00935C2D">
      <w:pPr>
        <w:spacing w:line="240" w:lineRule="auto"/>
        <w:rPr>
          <w:lang w:val="en-GB"/>
        </w:rPr>
      </w:pPr>
    </w:p>
    <w:p w14:paraId="084FE72D" w14:textId="77777777" w:rsidR="00935C2D" w:rsidRDefault="00935C2D" w:rsidP="00935C2D">
      <w:pPr>
        <w:spacing w:line="240" w:lineRule="auto"/>
        <w:rPr>
          <w:lang w:val="en-GB"/>
        </w:rPr>
      </w:pPr>
    </w:p>
    <w:p w14:paraId="5E929A46" w14:textId="77777777" w:rsidR="00D62FB4" w:rsidRPr="003F0276" w:rsidRDefault="00D62FB4" w:rsidP="00935C2D">
      <w:pPr>
        <w:spacing w:line="240" w:lineRule="auto"/>
        <w:rPr>
          <w:lang w:val="en-GB"/>
        </w:rPr>
      </w:pPr>
    </w:p>
    <w:p w14:paraId="71978459" w14:textId="77777777" w:rsidR="002D5E41" w:rsidRDefault="00705201" w:rsidP="00935C2D">
      <w:pPr>
        <w:spacing w:line="240" w:lineRule="auto"/>
        <w:ind w:firstLine="0"/>
      </w:pPr>
      <w:r w:rsidRPr="003F0276">
        <w:rPr>
          <w:b/>
        </w:rPr>
        <w:t>Keywords</w:t>
      </w:r>
      <w:r w:rsidR="00F56669">
        <w:rPr>
          <w:b/>
        </w:rPr>
        <w:t>:</w:t>
      </w:r>
      <w:r w:rsidR="00F56669" w:rsidRPr="00F56669">
        <w:rPr>
          <w:b/>
        </w:rPr>
        <w:t xml:space="preserve"> </w:t>
      </w:r>
      <w:r w:rsidR="00F56669" w:rsidRPr="00F56669">
        <w:t>metaheuristics, mathematical optimization, stochastic optimization, analytical framework</w:t>
      </w:r>
    </w:p>
    <w:p w14:paraId="43C55414" w14:textId="2A83F46C" w:rsidR="00705201" w:rsidRPr="003F0276" w:rsidRDefault="002657EB" w:rsidP="002657EB">
      <w:pPr>
        <w:spacing w:line="240" w:lineRule="auto"/>
        <w:ind w:firstLine="0"/>
        <w:jc w:val="center"/>
        <w:rPr>
          <w:b/>
          <w:lang w:val="en-GB"/>
        </w:rPr>
      </w:pPr>
      <w:r>
        <w:br w:type="page"/>
      </w:r>
      <w:r w:rsidR="00705201" w:rsidRPr="003F0276">
        <w:rPr>
          <w:b/>
          <w:lang w:val="en-GB"/>
        </w:rPr>
        <w:lastRenderedPageBreak/>
        <w:t>TABLE OF CONTENTS</w:t>
      </w:r>
    </w:p>
    <w:p w14:paraId="0437698C" w14:textId="77777777" w:rsidR="00F94CBA" w:rsidRPr="003F0276" w:rsidRDefault="00F94CBA" w:rsidP="00E937BA">
      <w:pPr>
        <w:pStyle w:val="Standard"/>
        <w:spacing w:line="240" w:lineRule="auto"/>
        <w:ind w:right="286"/>
        <w:jc w:val="left"/>
        <w:rPr>
          <w:b/>
          <w:lang w:val="en-GB"/>
        </w:rPr>
      </w:pPr>
    </w:p>
    <w:p w14:paraId="1A083957" w14:textId="64E9E7D0" w:rsidR="001A41A1" w:rsidRDefault="009129FB">
      <w:pPr>
        <w:pStyle w:val="TOC1"/>
        <w:rPr>
          <w:rFonts w:asciiTheme="minorHAnsi" w:eastAsiaTheme="minorEastAsia" w:hAnsiTheme="minorHAnsi" w:cstheme="minorBidi"/>
          <w:noProof/>
          <w:sz w:val="22"/>
          <w:szCs w:val="22"/>
          <w:lang w:val="en-CA" w:eastAsia="en-CA"/>
        </w:rPr>
      </w:pPr>
      <w:r>
        <w:rPr>
          <w:b/>
          <w:bCs/>
          <w:lang w:val="fr-CA" w:eastAsia="fr-CA"/>
        </w:rPr>
        <w:fldChar w:fldCharType="begin"/>
      </w:r>
      <w:r>
        <w:rPr>
          <w:b/>
          <w:bCs/>
          <w:lang w:val="fr-CA" w:eastAsia="fr-CA"/>
        </w:rPr>
        <w:instrText xml:space="preserve"> TOC \o "1-3" \h \z \u </w:instrText>
      </w:r>
      <w:r>
        <w:rPr>
          <w:b/>
          <w:bCs/>
          <w:lang w:val="fr-CA" w:eastAsia="fr-CA"/>
        </w:rPr>
        <w:fldChar w:fldCharType="separate"/>
      </w:r>
      <w:hyperlink w:anchor="_Toc48605291" w:history="1">
        <w:r w:rsidR="001A41A1">
          <w:rPr>
            <w:rFonts w:asciiTheme="minorHAnsi" w:eastAsiaTheme="minorEastAsia" w:hAnsiTheme="minorHAnsi" w:cstheme="minorBidi"/>
            <w:noProof/>
            <w:sz w:val="22"/>
            <w:szCs w:val="22"/>
            <w:lang w:val="en-CA" w:eastAsia="en-CA"/>
          </w:rPr>
          <w:tab/>
        </w:r>
        <w:r w:rsidR="001A41A1" w:rsidRPr="00666EB9">
          <w:rPr>
            <w:rStyle w:val="Hyperlink"/>
            <w:noProof/>
          </w:rPr>
          <w:t>INTRODUCTION</w:t>
        </w:r>
        <w:r w:rsidR="001A41A1">
          <w:rPr>
            <w:noProof/>
            <w:webHidden/>
          </w:rPr>
          <w:tab/>
        </w:r>
        <w:r w:rsidR="001A41A1">
          <w:rPr>
            <w:noProof/>
            <w:webHidden/>
          </w:rPr>
          <w:fldChar w:fldCharType="begin"/>
        </w:r>
        <w:r w:rsidR="001A41A1">
          <w:rPr>
            <w:noProof/>
            <w:webHidden/>
          </w:rPr>
          <w:instrText xml:space="preserve"> PAGEREF _Toc48605291 \h </w:instrText>
        </w:r>
        <w:r w:rsidR="001A41A1">
          <w:rPr>
            <w:noProof/>
            <w:webHidden/>
          </w:rPr>
        </w:r>
        <w:r w:rsidR="001A41A1">
          <w:rPr>
            <w:noProof/>
            <w:webHidden/>
          </w:rPr>
          <w:fldChar w:fldCharType="separate"/>
        </w:r>
        <w:r w:rsidR="000E7B34">
          <w:rPr>
            <w:noProof/>
            <w:webHidden/>
          </w:rPr>
          <w:t>1</w:t>
        </w:r>
        <w:r w:rsidR="001A41A1">
          <w:rPr>
            <w:noProof/>
            <w:webHidden/>
          </w:rPr>
          <w:fldChar w:fldCharType="end"/>
        </w:r>
      </w:hyperlink>
    </w:p>
    <w:p w14:paraId="488C7343" w14:textId="0DDEE896" w:rsidR="001A41A1" w:rsidRDefault="002E47E5">
      <w:pPr>
        <w:pStyle w:val="TOC2"/>
        <w:rPr>
          <w:rFonts w:asciiTheme="minorHAnsi" w:eastAsiaTheme="minorEastAsia" w:hAnsiTheme="minorHAnsi" w:cstheme="minorBidi"/>
          <w:noProof/>
          <w:sz w:val="22"/>
          <w:szCs w:val="22"/>
          <w:lang w:val="en-CA" w:eastAsia="en-CA"/>
        </w:rPr>
      </w:pPr>
      <w:hyperlink w:anchor="_Toc48605292" w:history="1">
        <w:r w:rsidR="001A41A1" w:rsidRPr="00666EB9">
          <w:rPr>
            <w:rStyle w:val="Hyperlink"/>
            <w:noProof/>
          </w:rPr>
          <w:t>0.1.</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Problem Definition</w:t>
        </w:r>
        <w:r w:rsidR="001A41A1">
          <w:rPr>
            <w:noProof/>
            <w:webHidden/>
          </w:rPr>
          <w:tab/>
        </w:r>
        <w:r w:rsidR="001A41A1">
          <w:rPr>
            <w:noProof/>
            <w:webHidden/>
          </w:rPr>
          <w:fldChar w:fldCharType="begin"/>
        </w:r>
        <w:r w:rsidR="001A41A1">
          <w:rPr>
            <w:noProof/>
            <w:webHidden/>
          </w:rPr>
          <w:instrText xml:space="preserve"> PAGEREF _Toc48605292 \h </w:instrText>
        </w:r>
        <w:r w:rsidR="001A41A1">
          <w:rPr>
            <w:noProof/>
            <w:webHidden/>
          </w:rPr>
        </w:r>
        <w:r w:rsidR="001A41A1">
          <w:rPr>
            <w:noProof/>
            <w:webHidden/>
          </w:rPr>
          <w:fldChar w:fldCharType="separate"/>
        </w:r>
        <w:r w:rsidR="000E7B34">
          <w:rPr>
            <w:noProof/>
            <w:webHidden/>
          </w:rPr>
          <w:t>4</w:t>
        </w:r>
        <w:r w:rsidR="001A41A1">
          <w:rPr>
            <w:noProof/>
            <w:webHidden/>
          </w:rPr>
          <w:fldChar w:fldCharType="end"/>
        </w:r>
      </w:hyperlink>
    </w:p>
    <w:p w14:paraId="4F2EA743" w14:textId="3D7A96B0" w:rsidR="001A41A1" w:rsidRDefault="002E47E5">
      <w:pPr>
        <w:pStyle w:val="TOC2"/>
        <w:rPr>
          <w:rFonts w:asciiTheme="minorHAnsi" w:eastAsiaTheme="minorEastAsia" w:hAnsiTheme="minorHAnsi" w:cstheme="minorBidi"/>
          <w:noProof/>
          <w:sz w:val="22"/>
          <w:szCs w:val="22"/>
          <w:lang w:val="en-CA" w:eastAsia="en-CA"/>
        </w:rPr>
      </w:pPr>
      <w:hyperlink w:anchor="_Toc48605293" w:history="1">
        <w:r w:rsidR="001A41A1" w:rsidRPr="00666EB9">
          <w:rPr>
            <w:rStyle w:val="Hyperlink"/>
            <w:noProof/>
          </w:rPr>
          <w:t>0.2.</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Contribution</w:t>
        </w:r>
        <w:r w:rsidR="001A41A1">
          <w:rPr>
            <w:noProof/>
            <w:webHidden/>
          </w:rPr>
          <w:tab/>
        </w:r>
        <w:r w:rsidR="001A41A1">
          <w:rPr>
            <w:noProof/>
            <w:webHidden/>
          </w:rPr>
          <w:fldChar w:fldCharType="begin"/>
        </w:r>
        <w:r w:rsidR="001A41A1">
          <w:rPr>
            <w:noProof/>
            <w:webHidden/>
          </w:rPr>
          <w:instrText xml:space="preserve"> PAGEREF _Toc48605293 \h </w:instrText>
        </w:r>
        <w:r w:rsidR="001A41A1">
          <w:rPr>
            <w:noProof/>
            <w:webHidden/>
          </w:rPr>
        </w:r>
        <w:r w:rsidR="001A41A1">
          <w:rPr>
            <w:noProof/>
            <w:webHidden/>
          </w:rPr>
          <w:fldChar w:fldCharType="separate"/>
        </w:r>
        <w:r w:rsidR="000E7B34">
          <w:rPr>
            <w:noProof/>
            <w:webHidden/>
          </w:rPr>
          <w:t>5</w:t>
        </w:r>
        <w:r w:rsidR="001A41A1">
          <w:rPr>
            <w:noProof/>
            <w:webHidden/>
          </w:rPr>
          <w:fldChar w:fldCharType="end"/>
        </w:r>
      </w:hyperlink>
    </w:p>
    <w:p w14:paraId="4BD3A429" w14:textId="7A8502F8" w:rsidR="001A41A1" w:rsidRDefault="002E47E5">
      <w:pPr>
        <w:pStyle w:val="TOC2"/>
        <w:rPr>
          <w:rFonts w:asciiTheme="minorHAnsi" w:eastAsiaTheme="minorEastAsia" w:hAnsiTheme="minorHAnsi" w:cstheme="minorBidi"/>
          <w:noProof/>
          <w:sz w:val="22"/>
          <w:szCs w:val="22"/>
          <w:lang w:val="en-CA" w:eastAsia="en-CA"/>
        </w:rPr>
      </w:pPr>
      <w:hyperlink w:anchor="_Toc48605294" w:history="1">
        <w:r w:rsidR="001A41A1" w:rsidRPr="00666EB9">
          <w:rPr>
            <w:rStyle w:val="Hyperlink"/>
            <w:noProof/>
          </w:rPr>
          <w:t>0.3.</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Research Objective</w:t>
        </w:r>
        <w:r w:rsidR="001A41A1">
          <w:rPr>
            <w:noProof/>
            <w:webHidden/>
          </w:rPr>
          <w:tab/>
        </w:r>
        <w:r w:rsidR="001A41A1">
          <w:rPr>
            <w:noProof/>
            <w:webHidden/>
          </w:rPr>
          <w:fldChar w:fldCharType="begin"/>
        </w:r>
        <w:r w:rsidR="001A41A1">
          <w:rPr>
            <w:noProof/>
            <w:webHidden/>
          </w:rPr>
          <w:instrText xml:space="preserve"> PAGEREF _Toc48605294 \h </w:instrText>
        </w:r>
        <w:r w:rsidR="001A41A1">
          <w:rPr>
            <w:noProof/>
            <w:webHidden/>
          </w:rPr>
        </w:r>
        <w:r w:rsidR="001A41A1">
          <w:rPr>
            <w:noProof/>
            <w:webHidden/>
          </w:rPr>
          <w:fldChar w:fldCharType="separate"/>
        </w:r>
        <w:r w:rsidR="000E7B34">
          <w:rPr>
            <w:noProof/>
            <w:webHidden/>
          </w:rPr>
          <w:t>6</w:t>
        </w:r>
        <w:r w:rsidR="001A41A1">
          <w:rPr>
            <w:noProof/>
            <w:webHidden/>
          </w:rPr>
          <w:fldChar w:fldCharType="end"/>
        </w:r>
      </w:hyperlink>
    </w:p>
    <w:p w14:paraId="114D852D" w14:textId="534A945A" w:rsidR="001A41A1" w:rsidRDefault="002E47E5">
      <w:pPr>
        <w:pStyle w:val="TOC2"/>
        <w:rPr>
          <w:rFonts w:asciiTheme="minorHAnsi" w:eastAsiaTheme="minorEastAsia" w:hAnsiTheme="minorHAnsi" w:cstheme="minorBidi"/>
          <w:noProof/>
          <w:sz w:val="22"/>
          <w:szCs w:val="22"/>
          <w:lang w:val="en-CA" w:eastAsia="en-CA"/>
        </w:rPr>
      </w:pPr>
      <w:hyperlink w:anchor="_Toc48605295" w:history="1">
        <w:r w:rsidR="001A41A1" w:rsidRPr="00666EB9">
          <w:rPr>
            <w:rStyle w:val="Hyperlink"/>
            <w:noProof/>
          </w:rPr>
          <w:t>0.4.</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Future Work</w:t>
        </w:r>
        <w:r w:rsidR="001A41A1">
          <w:rPr>
            <w:noProof/>
            <w:webHidden/>
          </w:rPr>
          <w:tab/>
        </w:r>
        <w:r w:rsidR="001A41A1">
          <w:rPr>
            <w:noProof/>
            <w:webHidden/>
          </w:rPr>
          <w:fldChar w:fldCharType="begin"/>
        </w:r>
        <w:r w:rsidR="001A41A1">
          <w:rPr>
            <w:noProof/>
            <w:webHidden/>
          </w:rPr>
          <w:instrText xml:space="preserve"> PAGEREF _Toc48605295 \h </w:instrText>
        </w:r>
        <w:r w:rsidR="001A41A1">
          <w:rPr>
            <w:noProof/>
            <w:webHidden/>
          </w:rPr>
        </w:r>
        <w:r w:rsidR="001A41A1">
          <w:rPr>
            <w:noProof/>
            <w:webHidden/>
          </w:rPr>
          <w:fldChar w:fldCharType="separate"/>
        </w:r>
        <w:r w:rsidR="000E7B34">
          <w:rPr>
            <w:noProof/>
            <w:webHidden/>
          </w:rPr>
          <w:t>7</w:t>
        </w:r>
        <w:r w:rsidR="001A41A1">
          <w:rPr>
            <w:noProof/>
            <w:webHidden/>
          </w:rPr>
          <w:fldChar w:fldCharType="end"/>
        </w:r>
      </w:hyperlink>
    </w:p>
    <w:p w14:paraId="65FABF60" w14:textId="3C5FF5EB" w:rsidR="001A41A1" w:rsidRDefault="002E47E5">
      <w:pPr>
        <w:pStyle w:val="TOC1"/>
        <w:rPr>
          <w:rFonts w:asciiTheme="minorHAnsi" w:eastAsiaTheme="minorEastAsia" w:hAnsiTheme="minorHAnsi" w:cstheme="minorBidi"/>
          <w:noProof/>
          <w:sz w:val="22"/>
          <w:szCs w:val="22"/>
          <w:lang w:val="en-CA" w:eastAsia="en-CA"/>
        </w:rPr>
      </w:pPr>
      <w:hyperlink w:anchor="_Toc48605296" w:history="1">
        <w:r w:rsidR="001A41A1">
          <w:rPr>
            <w:rFonts w:asciiTheme="minorHAnsi" w:eastAsiaTheme="minorEastAsia" w:hAnsiTheme="minorHAnsi" w:cstheme="minorBidi"/>
            <w:noProof/>
            <w:sz w:val="22"/>
            <w:szCs w:val="22"/>
            <w:lang w:val="en-CA" w:eastAsia="en-CA"/>
          </w:rPr>
          <w:tab/>
        </w:r>
        <w:r w:rsidR="001A41A1" w:rsidRPr="00666EB9">
          <w:rPr>
            <w:rStyle w:val="Hyperlink"/>
            <w:noProof/>
          </w:rPr>
          <w:t>CHAPTER 1  LITERATURE REVIEW</w:t>
        </w:r>
        <w:r w:rsidR="001A41A1">
          <w:rPr>
            <w:noProof/>
            <w:webHidden/>
          </w:rPr>
          <w:tab/>
        </w:r>
        <w:r w:rsidR="001A41A1">
          <w:rPr>
            <w:noProof/>
            <w:webHidden/>
          </w:rPr>
          <w:fldChar w:fldCharType="begin"/>
        </w:r>
        <w:r w:rsidR="001A41A1">
          <w:rPr>
            <w:noProof/>
            <w:webHidden/>
          </w:rPr>
          <w:instrText xml:space="preserve"> PAGEREF _Toc48605296 \h </w:instrText>
        </w:r>
        <w:r w:rsidR="001A41A1">
          <w:rPr>
            <w:noProof/>
            <w:webHidden/>
          </w:rPr>
        </w:r>
        <w:r w:rsidR="001A41A1">
          <w:rPr>
            <w:noProof/>
            <w:webHidden/>
          </w:rPr>
          <w:fldChar w:fldCharType="separate"/>
        </w:r>
        <w:r w:rsidR="000E7B34">
          <w:rPr>
            <w:noProof/>
            <w:webHidden/>
          </w:rPr>
          <w:t>8</w:t>
        </w:r>
        <w:r w:rsidR="001A41A1">
          <w:rPr>
            <w:noProof/>
            <w:webHidden/>
          </w:rPr>
          <w:fldChar w:fldCharType="end"/>
        </w:r>
      </w:hyperlink>
    </w:p>
    <w:p w14:paraId="5F8CB046" w14:textId="268347B9" w:rsidR="001A41A1" w:rsidRDefault="002E47E5">
      <w:pPr>
        <w:pStyle w:val="TOC2"/>
        <w:rPr>
          <w:rFonts w:asciiTheme="minorHAnsi" w:eastAsiaTheme="minorEastAsia" w:hAnsiTheme="minorHAnsi" w:cstheme="minorBidi"/>
          <w:noProof/>
          <w:sz w:val="22"/>
          <w:szCs w:val="22"/>
          <w:lang w:val="en-CA" w:eastAsia="en-CA"/>
        </w:rPr>
      </w:pPr>
      <w:hyperlink w:anchor="_Toc48605297" w:history="1">
        <w:r w:rsidR="001A41A1" w:rsidRPr="00666EB9">
          <w:rPr>
            <w:rStyle w:val="Hyperlink"/>
            <w:noProof/>
          </w:rPr>
          <w:t>1.1.</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Programming Paradigms</w:t>
        </w:r>
        <w:r w:rsidR="001A41A1">
          <w:rPr>
            <w:noProof/>
            <w:webHidden/>
          </w:rPr>
          <w:tab/>
        </w:r>
        <w:r w:rsidR="001A41A1">
          <w:rPr>
            <w:noProof/>
            <w:webHidden/>
          </w:rPr>
          <w:fldChar w:fldCharType="begin"/>
        </w:r>
        <w:r w:rsidR="001A41A1">
          <w:rPr>
            <w:noProof/>
            <w:webHidden/>
          </w:rPr>
          <w:instrText xml:space="preserve"> PAGEREF _Toc48605297 \h </w:instrText>
        </w:r>
        <w:r w:rsidR="001A41A1">
          <w:rPr>
            <w:noProof/>
            <w:webHidden/>
          </w:rPr>
        </w:r>
        <w:r w:rsidR="001A41A1">
          <w:rPr>
            <w:noProof/>
            <w:webHidden/>
          </w:rPr>
          <w:fldChar w:fldCharType="separate"/>
        </w:r>
        <w:r w:rsidR="000E7B34">
          <w:rPr>
            <w:noProof/>
            <w:webHidden/>
          </w:rPr>
          <w:t>17</w:t>
        </w:r>
        <w:r w:rsidR="001A41A1">
          <w:rPr>
            <w:noProof/>
            <w:webHidden/>
          </w:rPr>
          <w:fldChar w:fldCharType="end"/>
        </w:r>
      </w:hyperlink>
    </w:p>
    <w:p w14:paraId="33534493" w14:textId="1FE2469F" w:rsidR="001A41A1" w:rsidRDefault="002E47E5">
      <w:pPr>
        <w:pStyle w:val="TOC1"/>
        <w:rPr>
          <w:rFonts w:asciiTheme="minorHAnsi" w:eastAsiaTheme="minorEastAsia" w:hAnsiTheme="minorHAnsi" w:cstheme="minorBidi"/>
          <w:noProof/>
          <w:sz w:val="22"/>
          <w:szCs w:val="22"/>
          <w:lang w:val="en-CA" w:eastAsia="en-CA"/>
        </w:rPr>
      </w:pPr>
      <w:hyperlink w:anchor="_Toc48605298" w:history="1">
        <w:r w:rsidR="001A41A1">
          <w:rPr>
            <w:rFonts w:asciiTheme="minorHAnsi" w:eastAsiaTheme="minorEastAsia" w:hAnsiTheme="minorHAnsi" w:cstheme="minorBidi"/>
            <w:noProof/>
            <w:sz w:val="22"/>
            <w:szCs w:val="22"/>
            <w:lang w:val="en-CA" w:eastAsia="en-CA"/>
          </w:rPr>
          <w:tab/>
        </w:r>
        <w:r w:rsidR="001A41A1" w:rsidRPr="00666EB9">
          <w:rPr>
            <w:rStyle w:val="Hyperlink"/>
            <w:noProof/>
          </w:rPr>
          <w:t>RESEARCH PLANNING</w:t>
        </w:r>
        <w:r w:rsidR="001A41A1">
          <w:rPr>
            <w:noProof/>
            <w:webHidden/>
          </w:rPr>
          <w:tab/>
        </w:r>
        <w:r w:rsidR="001A41A1">
          <w:rPr>
            <w:noProof/>
            <w:webHidden/>
          </w:rPr>
          <w:fldChar w:fldCharType="begin"/>
        </w:r>
        <w:r w:rsidR="001A41A1">
          <w:rPr>
            <w:noProof/>
            <w:webHidden/>
          </w:rPr>
          <w:instrText xml:space="preserve"> PAGEREF _Toc48605298 \h </w:instrText>
        </w:r>
        <w:r w:rsidR="001A41A1">
          <w:rPr>
            <w:noProof/>
            <w:webHidden/>
          </w:rPr>
        </w:r>
        <w:r w:rsidR="001A41A1">
          <w:rPr>
            <w:noProof/>
            <w:webHidden/>
          </w:rPr>
          <w:fldChar w:fldCharType="separate"/>
        </w:r>
        <w:r w:rsidR="000E7B34">
          <w:rPr>
            <w:noProof/>
            <w:webHidden/>
          </w:rPr>
          <w:t>19</w:t>
        </w:r>
        <w:r w:rsidR="001A41A1">
          <w:rPr>
            <w:noProof/>
            <w:webHidden/>
          </w:rPr>
          <w:fldChar w:fldCharType="end"/>
        </w:r>
      </w:hyperlink>
    </w:p>
    <w:p w14:paraId="1C7A7865" w14:textId="34852DC8" w:rsidR="001A41A1" w:rsidRDefault="002E47E5">
      <w:pPr>
        <w:pStyle w:val="TOC2"/>
        <w:rPr>
          <w:rFonts w:asciiTheme="minorHAnsi" w:eastAsiaTheme="minorEastAsia" w:hAnsiTheme="minorHAnsi" w:cstheme="minorBidi"/>
          <w:noProof/>
          <w:sz w:val="22"/>
          <w:szCs w:val="22"/>
          <w:lang w:val="en-CA" w:eastAsia="en-CA"/>
        </w:rPr>
      </w:pPr>
      <w:hyperlink w:anchor="_Toc48605299" w:history="1">
        <w:r w:rsidR="001A41A1" w:rsidRPr="00666EB9">
          <w:rPr>
            <w:rStyle w:val="Hyperlink"/>
            <w:noProof/>
          </w:rPr>
          <w:t>2.1.</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Phase I — Definition</w:t>
        </w:r>
        <w:r w:rsidR="001A41A1">
          <w:rPr>
            <w:noProof/>
            <w:webHidden/>
          </w:rPr>
          <w:tab/>
        </w:r>
        <w:r w:rsidR="001A41A1">
          <w:rPr>
            <w:noProof/>
            <w:webHidden/>
          </w:rPr>
          <w:fldChar w:fldCharType="begin"/>
        </w:r>
        <w:r w:rsidR="001A41A1">
          <w:rPr>
            <w:noProof/>
            <w:webHidden/>
          </w:rPr>
          <w:instrText xml:space="preserve"> PAGEREF _Toc48605299 \h </w:instrText>
        </w:r>
        <w:r w:rsidR="001A41A1">
          <w:rPr>
            <w:noProof/>
            <w:webHidden/>
          </w:rPr>
        </w:r>
        <w:r w:rsidR="001A41A1">
          <w:rPr>
            <w:noProof/>
            <w:webHidden/>
          </w:rPr>
          <w:fldChar w:fldCharType="separate"/>
        </w:r>
        <w:r w:rsidR="000E7B34">
          <w:rPr>
            <w:noProof/>
            <w:webHidden/>
          </w:rPr>
          <w:t>20</w:t>
        </w:r>
        <w:r w:rsidR="001A41A1">
          <w:rPr>
            <w:noProof/>
            <w:webHidden/>
          </w:rPr>
          <w:fldChar w:fldCharType="end"/>
        </w:r>
      </w:hyperlink>
    </w:p>
    <w:p w14:paraId="21698EFD" w14:textId="73959BFB" w:rsidR="001A41A1" w:rsidRDefault="002E47E5">
      <w:pPr>
        <w:pStyle w:val="TOC2"/>
        <w:rPr>
          <w:rFonts w:asciiTheme="minorHAnsi" w:eastAsiaTheme="minorEastAsia" w:hAnsiTheme="minorHAnsi" w:cstheme="minorBidi"/>
          <w:noProof/>
          <w:sz w:val="22"/>
          <w:szCs w:val="22"/>
          <w:lang w:val="en-CA" w:eastAsia="en-CA"/>
        </w:rPr>
      </w:pPr>
      <w:hyperlink w:anchor="_Toc48605300" w:history="1">
        <w:r w:rsidR="001A41A1" w:rsidRPr="00666EB9">
          <w:rPr>
            <w:rStyle w:val="Hyperlink"/>
            <w:noProof/>
          </w:rPr>
          <w:t>2.2.</w:t>
        </w:r>
        <w:r w:rsidR="001A41A1">
          <w:rPr>
            <w:rFonts w:asciiTheme="minorHAnsi" w:eastAsiaTheme="minorEastAsia" w:hAnsiTheme="minorHAnsi" w:cstheme="minorBidi"/>
            <w:noProof/>
            <w:sz w:val="22"/>
            <w:szCs w:val="22"/>
            <w:lang w:val="en-CA" w:eastAsia="en-CA"/>
          </w:rPr>
          <w:tab/>
        </w:r>
        <w:r w:rsidR="001A41A1" w:rsidRPr="00666EB9">
          <w:rPr>
            <w:rStyle w:val="Hyperlink"/>
            <w:rFonts w:eastAsia="F"/>
            <w:noProof/>
          </w:rPr>
          <w:t>Phase II – Planning</w:t>
        </w:r>
        <w:r w:rsidR="001A41A1">
          <w:rPr>
            <w:noProof/>
            <w:webHidden/>
          </w:rPr>
          <w:tab/>
        </w:r>
        <w:r w:rsidR="001A41A1">
          <w:rPr>
            <w:noProof/>
            <w:webHidden/>
          </w:rPr>
          <w:fldChar w:fldCharType="begin"/>
        </w:r>
        <w:r w:rsidR="001A41A1">
          <w:rPr>
            <w:noProof/>
            <w:webHidden/>
          </w:rPr>
          <w:instrText xml:space="preserve"> PAGEREF _Toc48605300 \h </w:instrText>
        </w:r>
        <w:r w:rsidR="001A41A1">
          <w:rPr>
            <w:noProof/>
            <w:webHidden/>
          </w:rPr>
        </w:r>
        <w:r w:rsidR="001A41A1">
          <w:rPr>
            <w:noProof/>
            <w:webHidden/>
          </w:rPr>
          <w:fldChar w:fldCharType="separate"/>
        </w:r>
        <w:r w:rsidR="000E7B34">
          <w:rPr>
            <w:noProof/>
            <w:webHidden/>
          </w:rPr>
          <w:t>20</w:t>
        </w:r>
        <w:r w:rsidR="001A41A1">
          <w:rPr>
            <w:noProof/>
            <w:webHidden/>
          </w:rPr>
          <w:fldChar w:fldCharType="end"/>
        </w:r>
      </w:hyperlink>
    </w:p>
    <w:p w14:paraId="699F40A5" w14:textId="59E8D5BE" w:rsidR="001A41A1" w:rsidRDefault="002E47E5">
      <w:pPr>
        <w:pStyle w:val="TOC2"/>
        <w:rPr>
          <w:rFonts w:asciiTheme="minorHAnsi" w:eastAsiaTheme="minorEastAsia" w:hAnsiTheme="minorHAnsi" w:cstheme="minorBidi"/>
          <w:noProof/>
          <w:sz w:val="22"/>
          <w:szCs w:val="22"/>
          <w:lang w:val="en-CA" w:eastAsia="en-CA"/>
        </w:rPr>
      </w:pPr>
      <w:hyperlink w:anchor="_Toc48605301" w:history="1">
        <w:r w:rsidR="001A41A1" w:rsidRPr="00666EB9">
          <w:rPr>
            <w:rStyle w:val="Hyperlink"/>
            <w:noProof/>
          </w:rPr>
          <w:t>2.3.</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Phase III – Operation</w:t>
        </w:r>
        <w:r w:rsidR="001A41A1">
          <w:rPr>
            <w:noProof/>
            <w:webHidden/>
          </w:rPr>
          <w:tab/>
        </w:r>
        <w:r w:rsidR="001A41A1">
          <w:rPr>
            <w:noProof/>
            <w:webHidden/>
          </w:rPr>
          <w:fldChar w:fldCharType="begin"/>
        </w:r>
        <w:r w:rsidR="001A41A1">
          <w:rPr>
            <w:noProof/>
            <w:webHidden/>
          </w:rPr>
          <w:instrText xml:space="preserve"> PAGEREF _Toc48605301 \h </w:instrText>
        </w:r>
        <w:r w:rsidR="001A41A1">
          <w:rPr>
            <w:noProof/>
            <w:webHidden/>
          </w:rPr>
        </w:r>
        <w:r w:rsidR="001A41A1">
          <w:rPr>
            <w:noProof/>
            <w:webHidden/>
          </w:rPr>
          <w:fldChar w:fldCharType="separate"/>
        </w:r>
        <w:r w:rsidR="000E7B34">
          <w:rPr>
            <w:noProof/>
            <w:webHidden/>
          </w:rPr>
          <w:t>21</w:t>
        </w:r>
        <w:r w:rsidR="001A41A1">
          <w:rPr>
            <w:noProof/>
            <w:webHidden/>
          </w:rPr>
          <w:fldChar w:fldCharType="end"/>
        </w:r>
      </w:hyperlink>
    </w:p>
    <w:p w14:paraId="1D7FF7C0" w14:textId="06B17154" w:rsidR="001A41A1" w:rsidRDefault="002E47E5">
      <w:pPr>
        <w:pStyle w:val="TOC2"/>
        <w:rPr>
          <w:rFonts w:asciiTheme="minorHAnsi" w:eastAsiaTheme="minorEastAsia" w:hAnsiTheme="minorHAnsi" w:cstheme="minorBidi"/>
          <w:noProof/>
          <w:sz w:val="22"/>
          <w:szCs w:val="22"/>
          <w:lang w:val="en-CA" w:eastAsia="en-CA"/>
        </w:rPr>
      </w:pPr>
      <w:hyperlink w:anchor="_Toc48605302" w:history="1">
        <w:r w:rsidR="001A41A1" w:rsidRPr="00666EB9">
          <w:rPr>
            <w:rStyle w:val="Hyperlink"/>
            <w:noProof/>
          </w:rPr>
          <w:t>2.4.</w:t>
        </w:r>
        <w:r w:rsidR="001A41A1">
          <w:rPr>
            <w:rFonts w:asciiTheme="minorHAnsi" w:eastAsiaTheme="minorEastAsia" w:hAnsiTheme="minorHAnsi" w:cstheme="minorBidi"/>
            <w:noProof/>
            <w:sz w:val="22"/>
            <w:szCs w:val="22"/>
            <w:lang w:val="en-CA" w:eastAsia="en-CA"/>
          </w:rPr>
          <w:tab/>
        </w:r>
        <w:r w:rsidR="001A41A1" w:rsidRPr="00666EB9">
          <w:rPr>
            <w:rStyle w:val="Hyperlink"/>
            <w:noProof/>
          </w:rPr>
          <w:t>Phase IV — Interpretation</w:t>
        </w:r>
        <w:r w:rsidR="001A41A1">
          <w:rPr>
            <w:noProof/>
            <w:webHidden/>
          </w:rPr>
          <w:tab/>
        </w:r>
        <w:r w:rsidR="001A41A1">
          <w:rPr>
            <w:noProof/>
            <w:webHidden/>
          </w:rPr>
          <w:fldChar w:fldCharType="begin"/>
        </w:r>
        <w:r w:rsidR="001A41A1">
          <w:rPr>
            <w:noProof/>
            <w:webHidden/>
          </w:rPr>
          <w:instrText xml:space="preserve"> PAGEREF _Toc48605302 \h </w:instrText>
        </w:r>
        <w:r w:rsidR="001A41A1">
          <w:rPr>
            <w:noProof/>
            <w:webHidden/>
          </w:rPr>
        </w:r>
        <w:r w:rsidR="001A41A1">
          <w:rPr>
            <w:noProof/>
            <w:webHidden/>
          </w:rPr>
          <w:fldChar w:fldCharType="separate"/>
        </w:r>
        <w:r w:rsidR="000E7B34">
          <w:rPr>
            <w:noProof/>
            <w:webHidden/>
          </w:rPr>
          <w:t>22</w:t>
        </w:r>
        <w:r w:rsidR="001A41A1">
          <w:rPr>
            <w:noProof/>
            <w:webHidden/>
          </w:rPr>
          <w:fldChar w:fldCharType="end"/>
        </w:r>
      </w:hyperlink>
    </w:p>
    <w:p w14:paraId="51503340" w14:textId="436791EC" w:rsidR="001A41A1" w:rsidRDefault="002E47E5">
      <w:pPr>
        <w:pStyle w:val="TOC1"/>
        <w:rPr>
          <w:rFonts w:asciiTheme="minorHAnsi" w:eastAsiaTheme="minorEastAsia" w:hAnsiTheme="minorHAnsi" w:cstheme="minorBidi"/>
          <w:noProof/>
          <w:sz w:val="22"/>
          <w:szCs w:val="22"/>
          <w:lang w:val="en-CA" w:eastAsia="en-CA"/>
        </w:rPr>
      </w:pPr>
      <w:hyperlink w:anchor="_Toc48605303" w:history="1">
        <w:r w:rsidR="001A41A1">
          <w:rPr>
            <w:rFonts w:asciiTheme="minorHAnsi" w:eastAsiaTheme="minorEastAsia" w:hAnsiTheme="minorHAnsi" w:cstheme="minorBidi"/>
            <w:noProof/>
            <w:sz w:val="22"/>
            <w:szCs w:val="22"/>
            <w:lang w:val="en-CA" w:eastAsia="en-CA"/>
          </w:rPr>
          <w:tab/>
        </w:r>
        <w:r w:rsidR="001A41A1" w:rsidRPr="00666EB9">
          <w:rPr>
            <w:rStyle w:val="Hyperlink"/>
            <w:noProof/>
          </w:rPr>
          <w:t>APPENDIX I:  SIMULATED ANNEALING PSEUDO CODE</w:t>
        </w:r>
        <w:r w:rsidR="001A41A1">
          <w:rPr>
            <w:noProof/>
            <w:webHidden/>
          </w:rPr>
          <w:tab/>
        </w:r>
        <w:r w:rsidR="001A41A1">
          <w:rPr>
            <w:noProof/>
            <w:webHidden/>
          </w:rPr>
          <w:fldChar w:fldCharType="begin"/>
        </w:r>
        <w:r w:rsidR="001A41A1">
          <w:rPr>
            <w:noProof/>
            <w:webHidden/>
          </w:rPr>
          <w:instrText xml:space="preserve"> PAGEREF _Toc48605303 \h </w:instrText>
        </w:r>
        <w:r w:rsidR="001A41A1">
          <w:rPr>
            <w:noProof/>
            <w:webHidden/>
          </w:rPr>
        </w:r>
        <w:r w:rsidR="001A41A1">
          <w:rPr>
            <w:noProof/>
            <w:webHidden/>
          </w:rPr>
          <w:fldChar w:fldCharType="separate"/>
        </w:r>
        <w:r w:rsidR="000E7B34">
          <w:rPr>
            <w:noProof/>
            <w:webHidden/>
          </w:rPr>
          <w:t>25</w:t>
        </w:r>
        <w:r w:rsidR="001A41A1">
          <w:rPr>
            <w:noProof/>
            <w:webHidden/>
          </w:rPr>
          <w:fldChar w:fldCharType="end"/>
        </w:r>
      </w:hyperlink>
    </w:p>
    <w:p w14:paraId="0CCB086D" w14:textId="34B8D261" w:rsidR="001A41A1" w:rsidRDefault="002E47E5">
      <w:pPr>
        <w:pStyle w:val="TOC1"/>
        <w:rPr>
          <w:rFonts w:asciiTheme="minorHAnsi" w:eastAsiaTheme="minorEastAsia" w:hAnsiTheme="minorHAnsi" w:cstheme="minorBidi"/>
          <w:noProof/>
          <w:sz w:val="22"/>
          <w:szCs w:val="22"/>
          <w:lang w:val="en-CA" w:eastAsia="en-CA"/>
        </w:rPr>
      </w:pPr>
      <w:hyperlink w:anchor="_Toc48605304" w:history="1">
        <w:r w:rsidR="001A41A1">
          <w:rPr>
            <w:rFonts w:asciiTheme="minorHAnsi" w:eastAsiaTheme="minorEastAsia" w:hAnsiTheme="minorHAnsi" w:cstheme="minorBidi"/>
            <w:noProof/>
            <w:sz w:val="22"/>
            <w:szCs w:val="22"/>
            <w:lang w:val="en-CA" w:eastAsia="en-CA"/>
          </w:rPr>
          <w:tab/>
        </w:r>
        <w:r w:rsidR="001A41A1" w:rsidRPr="00666EB9">
          <w:rPr>
            <w:rStyle w:val="Hyperlink"/>
            <w:noProof/>
          </w:rPr>
          <w:t>LIST OF REFERENCES</w:t>
        </w:r>
        <w:r w:rsidR="001A41A1">
          <w:rPr>
            <w:noProof/>
            <w:webHidden/>
          </w:rPr>
          <w:tab/>
        </w:r>
        <w:r w:rsidR="001A41A1">
          <w:rPr>
            <w:noProof/>
            <w:webHidden/>
          </w:rPr>
          <w:fldChar w:fldCharType="begin"/>
        </w:r>
        <w:r w:rsidR="001A41A1">
          <w:rPr>
            <w:noProof/>
            <w:webHidden/>
          </w:rPr>
          <w:instrText xml:space="preserve"> PAGEREF _Toc48605304 \h </w:instrText>
        </w:r>
        <w:r w:rsidR="001A41A1">
          <w:rPr>
            <w:noProof/>
            <w:webHidden/>
          </w:rPr>
        </w:r>
        <w:r w:rsidR="001A41A1">
          <w:rPr>
            <w:noProof/>
            <w:webHidden/>
          </w:rPr>
          <w:fldChar w:fldCharType="separate"/>
        </w:r>
        <w:r w:rsidR="000E7B34">
          <w:rPr>
            <w:noProof/>
            <w:webHidden/>
          </w:rPr>
          <w:t>26</w:t>
        </w:r>
        <w:r w:rsidR="001A41A1">
          <w:rPr>
            <w:noProof/>
            <w:webHidden/>
          </w:rPr>
          <w:fldChar w:fldCharType="end"/>
        </w:r>
      </w:hyperlink>
    </w:p>
    <w:p w14:paraId="3F0140B8" w14:textId="640EFFD5" w:rsidR="007174CA" w:rsidRPr="005B7E35" w:rsidRDefault="009129FB" w:rsidP="002657EB">
      <w:pPr>
        <w:pStyle w:val="Standard"/>
        <w:spacing w:after="240" w:line="240" w:lineRule="auto"/>
        <w:ind w:right="286"/>
        <w:jc w:val="center"/>
        <w:rPr>
          <w:b/>
          <w:bCs/>
        </w:rPr>
      </w:pPr>
      <w:r>
        <w:rPr>
          <w:b/>
          <w:bCs/>
          <w:lang w:val="fr-CA" w:eastAsia="fr-CA"/>
        </w:rPr>
        <w:fldChar w:fldCharType="end"/>
      </w:r>
      <w:r w:rsidR="002657EB">
        <w:rPr>
          <w:shd w:val="clear" w:color="auto" w:fill="FFFF00"/>
          <w:lang w:val="en-GB"/>
        </w:rPr>
        <w:br w:type="page"/>
      </w:r>
      <w:r w:rsidR="00705201" w:rsidRPr="005B7E35">
        <w:rPr>
          <w:b/>
          <w:bCs/>
        </w:rPr>
        <w:lastRenderedPageBreak/>
        <w:t>LIST OF FIGURES</w:t>
      </w:r>
    </w:p>
    <w:p w14:paraId="67144C84" w14:textId="3CE8DB86" w:rsidR="00125046" w:rsidRDefault="00373BF6">
      <w:pPr>
        <w:pStyle w:val="TableofFigures"/>
        <w:tabs>
          <w:tab w:val="right" w:leader="dot" w:pos="8993"/>
        </w:tabs>
        <w:rPr>
          <w:rFonts w:asciiTheme="minorHAnsi" w:eastAsiaTheme="minorEastAsia" w:hAnsiTheme="minorHAnsi" w:cstheme="minorBidi"/>
          <w:bCs w:val="0"/>
          <w:noProof/>
          <w:sz w:val="22"/>
          <w:szCs w:val="22"/>
          <w:lang w:val="en-CA" w:eastAsia="en-CA"/>
        </w:rPr>
      </w:pPr>
      <w:r>
        <w:rPr>
          <w:rFonts w:asciiTheme="minorHAnsi" w:hAnsiTheme="minorHAnsi"/>
          <w:b/>
          <w:bCs w:val="0"/>
          <w:caps/>
          <w:sz w:val="20"/>
        </w:rPr>
        <w:fldChar w:fldCharType="begin"/>
      </w:r>
      <w:r>
        <w:rPr>
          <w:rFonts w:asciiTheme="minorHAnsi" w:hAnsiTheme="minorHAnsi"/>
          <w:b/>
          <w:bCs w:val="0"/>
          <w:caps/>
          <w:sz w:val="20"/>
        </w:rPr>
        <w:instrText xml:space="preserve"> TOC \h \z \c "Figure" </w:instrText>
      </w:r>
      <w:r>
        <w:rPr>
          <w:rFonts w:asciiTheme="minorHAnsi" w:hAnsiTheme="minorHAnsi"/>
          <w:b/>
          <w:bCs w:val="0"/>
          <w:caps/>
          <w:sz w:val="20"/>
        </w:rPr>
        <w:fldChar w:fldCharType="separate"/>
      </w:r>
      <w:hyperlink w:anchor="_Toc48164777" w:history="1">
        <w:r w:rsidR="00125046" w:rsidRPr="00770458">
          <w:rPr>
            <w:rStyle w:val="Hyperlink"/>
            <w:b/>
            <w:noProof/>
          </w:rPr>
          <w:t>Figure 1</w:t>
        </w:r>
        <w:r w:rsidR="00125046" w:rsidRPr="00770458">
          <w:rPr>
            <w:rStyle w:val="Hyperlink"/>
            <w:noProof/>
          </w:rPr>
          <w:t xml:space="preserve"> Sample Objective Function Topology (Diego Andrés Alvarez Marín, 2010)</w:t>
        </w:r>
        <w:r w:rsidR="00125046">
          <w:rPr>
            <w:noProof/>
            <w:webHidden/>
          </w:rPr>
          <w:tab/>
        </w:r>
        <w:r w:rsidR="00125046">
          <w:rPr>
            <w:noProof/>
            <w:webHidden/>
          </w:rPr>
          <w:fldChar w:fldCharType="begin"/>
        </w:r>
        <w:r w:rsidR="00125046">
          <w:rPr>
            <w:noProof/>
            <w:webHidden/>
          </w:rPr>
          <w:instrText xml:space="preserve"> PAGEREF _Toc48164777 \h </w:instrText>
        </w:r>
        <w:r w:rsidR="00125046">
          <w:rPr>
            <w:noProof/>
            <w:webHidden/>
          </w:rPr>
        </w:r>
        <w:r w:rsidR="00125046">
          <w:rPr>
            <w:noProof/>
            <w:webHidden/>
          </w:rPr>
          <w:fldChar w:fldCharType="separate"/>
        </w:r>
        <w:r w:rsidR="000E7B34">
          <w:rPr>
            <w:noProof/>
            <w:webHidden/>
          </w:rPr>
          <w:t>2</w:t>
        </w:r>
        <w:r w:rsidR="00125046">
          <w:rPr>
            <w:noProof/>
            <w:webHidden/>
          </w:rPr>
          <w:fldChar w:fldCharType="end"/>
        </w:r>
      </w:hyperlink>
    </w:p>
    <w:p w14:paraId="10C843CA" w14:textId="7B3325E2" w:rsidR="00125046" w:rsidRDefault="002E47E5">
      <w:pPr>
        <w:pStyle w:val="TableofFigures"/>
        <w:tabs>
          <w:tab w:val="right" w:leader="dot" w:pos="8993"/>
        </w:tabs>
        <w:rPr>
          <w:rFonts w:asciiTheme="minorHAnsi" w:eastAsiaTheme="minorEastAsia" w:hAnsiTheme="minorHAnsi" w:cstheme="minorBidi"/>
          <w:bCs w:val="0"/>
          <w:noProof/>
          <w:sz w:val="22"/>
          <w:szCs w:val="22"/>
          <w:lang w:val="en-CA" w:eastAsia="en-CA"/>
        </w:rPr>
      </w:pPr>
      <w:hyperlink w:anchor="_Toc48164778" w:history="1">
        <w:r w:rsidR="00125046" w:rsidRPr="00770458">
          <w:rPr>
            <w:rStyle w:val="Hyperlink"/>
            <w:b/>
            <w:noProof/>
          </w:rPr>
          <w:t>Figure 2</w:t>
        </w:r>
        <w:r w:rsidR="00125046" w:rsidRPr="00770458">
          <w:rPr>
            <w:rStyle w:val="Hyperlink"/>
            <w:noProof/>
          </w:rPr>
          <w:t xml:space="preserve"> Structure of the Proposed Framework</w:t>
        </w:r>
        <w:r w:rsidR="00125046">
          <w:rPr>
            <w:noProof/>
            <w:webHidden/>
          </w:rPr>
          <w:tab/>
        </w:r>
        <w:r w:rsidR="00125046">
          <w:rPr>
            <w:noProof/>
            <w:webHidden/>
          </w:rPr>
          <w:fldChar w:fldCharType="begin"/>
        </w:r>
        <w:r w:rsidR="00125046">
          <w:rPr>
            <w:noProof/>
            <w:webHidden/>
          </w:rPr>
          <w:instrText xml:space="preserve"> PAGEREF _Toc48164778 \h </w:instrText>
        </w:r>
        <w:r w:rsidR="00125046">
          <w:rPr>
            <w:noProof/>
            <w:webHidden/>
          </w:rPr>
        </w:r>
        <w:r w:rsidR="00125046">
          <w:rPr>
            <w:noProof/>
            <w:webHidden/>
          </w:rPr>
          <w:fldChar w:fldCharType="separate"/>
        </w:r>
        <w:r w:rsidR="000E7B34">
          <w:rPr>
            <w:noProof/>
            <w:webHidden/>
          </w:rPr>
          <w:t>7</w:t>
        </w:r>
        <w:r w:rsidR="00125046">
          <w:rPr>
            <w:noProof/>
            <w:webHidden/>
          </w:rPr>
          <w:fldChar w:fldCharType="end"/>
        </w:r>
      </w:hyperlink>
    </w:p>
    <w:p w14:paraId="6DDD5C12" w14:textId="05281C25" w:rsidR="00125046" w:rsidRDefault="002E47E5">
      <w:pPr>
        <w:pStyle w:val="TableofFigures"/>
        <w:tabs>
          <w:tab w:val="right" w:leader="dot" w:pos="8993"/>
        </w:tabs>
        <w:rPr>
          <w:rFonts w:asciiTheme="minorHAnsi" w:eastAsiaTheme="minorEastAsia" w:hAnsiTheme="minorHAnsi" w:cstheme="minorBidi"/>
          <w:bCs w:val="0"/>
          <w:noProof/>
          <w:sz w:val="22"/>
          <w:szCs w:val="22"/>
          <w:lang w:val="en-CA" w:eastAsia="en-CA"/>
        </w:rPr>
      </w:pPr>
      <w:hyperlink w:anchor="_Toc48164779" w:history="1">
        <w:r w:rsidR="00125046" w:rsidRPr="00770458">
          <w:rPr>
            <w:rStyle w:val="Hyperlink"/>
            <w:b/>
            <w:noProof/>
            <w:lang w:val="en-CA"/>
          </w:rPr>
          <w:t>Figure 3</w:t>
        </w:r>
        <w:r w:rsidR="00125046" w:rsidRPr="00770458">
          <w:rPr>
            <w:rStyle w:val="Hyperlink"/>
            <w:noProof/>
            <w:lang w:val="en-CA"/>
          </w:rPr>
          <w:t xml:space="preserve"> Multimodal test function example: Six-Hump Camel  Back (Li et al., 2013)</w:t>
        </w:r>
        <w:r w:rsidR="00125046">
          <w:rPr>
            <w:noProof/>
            <w:webHidden/>
          </w:rPr>
          <w:tab/>
        </w:r>
        <w:r w:rsidR="00125046">
          <w:rPr>
            <w:noProof/>
            <w:webHidden/>
          </w:rPr>
          <w:fldChar w:fldCharType="begin"/>
        </w:r>
        <w:r w:rsidR="00125046">
          <w:rPr>
            <w:noProof/>
            <w:webHidden/>
          </w:rPr>
          <w:instrText xml:space="preserve"> PAGEREF _Toc48164779 \h </w:instrText>
        </w:r>
        <w:r w:rsidR="00125046">
          <w:rPr>
            <w:noProof/>
            <w:webHidden/>
          </w:rPr>
        </w:r>
        <w:r w:rsidR="00125046">
          <w:rPr>
            <w:noProof/>
            <w:webHidden/>
          </w:rPr>
          <w:fldChar w:fldCharType="separate"/>
        </w:r>
        <w:r w:rsidR="000E7B34">
          <w:rPr>
            <w:noProof/>
            <w:webHidden/>
          </w:rPr>
          <w:t>14</w:t>
        </w:r>
        <w:r w:rsidR="00125046">
          <w:rPr>
            <w:noProof/>
            <w:webHidden/>
          </w:rPr>
          <w:fldChar w:fldCharType="end"/>
        </w:r>
      </w:hyperlink>
    </w:p>
    <w:p w14:paraId="60220783" w14:textId="30F564A7" w:rsidR="00125046" w:rsidRDefault="002E47E5">
      <w:pPr>
        <w:pStyle w:val="TableofFigures"/>
        <w:tabs>
          <w:tab w:val="right" w:leader="dot" w:pos="8993"/>
        </w:tabs>
        <w:rPr>
          <w:rFonts w:asciiTheme="minorHAnsi" w:eastAsiaTheme="minorEastAsia" w:hAnsiTheme="minorHAnsi" w:cstheme="minorBidi"/>
          <w:bCs w:val="0"/>
          <w:noProof/>
          <w:sz w:val="22"/>
          <w:szCs w:val="22"/>
          <w:lang w:val="en-CA" w:eastAsia="en-CA"/>
        </w:rPr>
      </w:pPr>
      <w:hyperlink w:anchor="_Toc48164780" w:history="1">
        <w:r w:rsidR="00125046" w:rsidRPr="00770458">
          <w:rPr>
            <w:rStyle w:val="Hyperlink"/>
            <w:b/>
            <w:noProof/>
          </w:rPr>
          <w:t>Figure 4</w:t>
        </w:r>
        <w:r w:rsidR="00125046" w:rsidRPr="00770458">
          <w:rPr>
            <w:rStyle w:val="Hyperlink"/>
            <w:noProof/>
          </w:rPr>
          <w:t xml:space="preserve"> Unimodal test function example: Trid (A. Hedar’s, n.d.)</w:t>
        </w:r>
        <w:r w:rsidR="00125046">
          <w:rPr>
            <w:noProof/>
            <w:webHidden/>
          </w:rPr>
          <w:tab/>
        </w:r>
        <w:r w:rsidR="00125046">
          <w:rPr>
            <w:noProof/>
            <w:webHidden/>
          </w:rPr>
          <w:fldChar w:fldCharType="begin"/>
        </w:r>
        <w:r w:rsidR="00125046">
          <w:rPr>
            <w:noProof/>
            <w:webHidden/>
          </w:rPr>
          <w:instrText xml:space="preserve"> PAGEREF _Toc48164780 \h </w:instrText>
        </w:r>
        <w:r w:rsidR="00125046">
          <w:rPr>
            <w:noProof/>
            <w:webHidden/>
          </w:rPr>
        </w:r>
        <w:r w:rsidR="00125046">
          <w:rPr>
            <w:noProof/>
            <w:webHidden/>
          </w:rPr>
          <w:fldChar w:fldCharType="separate"/>
        </w:r>
        <w:r w:rsidR="000E7B34">
          <w:rPr>
            <w:noProof/>
            <w:webHidden/>
          </w:rPr>
          <w:t>15</w:t>
        </w:r>
        <w:r w:rsidR="00125046">
          <w:rPr>
            <w:noProof/>
            <w:webHidden/>
          </w:rPr>
          <w:fldChar w:fldCharType="end"/>
        </w:r>
      </w:hyperlink>
    </w:p>
    <w:p w14:paraId="148718DD" w14:textId="4A5DE20B" w:rsidR="00125046" w:rsidRDefault="002E47E5">
      <w:pPr>
        <w:pStyle w:val="TableofFigures"/>
        <w:tabs>
          <w:tab w:val="right" w:leader="dot" w:pos="8993"/>
        </w:tabs>
        <w:rPr>
          <w:rFonts w:asciiTheme="minorHAnsi" w:eastAsiaTheme="minorEastAsia" w:hAnsiTheme="minorHAnsi" w:cstheme="minorBidi"/>
          <w:bCs w:val="0"/>
          <w:noProof/>
          <w:sz w:val="22"/>
          <w:szCs w:val="22"/>
          <w:lang w:val="en-CA" w:eastAsia="en-CA"/>
        </w:rPr>
      </w:pPr>
      <w:hyperlink w:anchor="_Toc48164781" w:history="1">
        <w:r w:rsidR="00125046" w:rsidRPr="00770458">
          <w:rPr>
            <w:rStyle w:val="Hyperlink"/>
            <w:b/>
            <w:noProof/>
          </w:rPr>
          <w:t>Figure 5</w:t>
        </w:r>
        <w:r w:rsidR="00125046" w:rsidRPr="00770458">
          <w:rPr>
            <w:rStyle w:val="Hyperlink"/>
            <w:noProof/>
          </w:rPr>
          <w:t xml:space="preserve"> Example of large basin in Rosenbrock’s function</w:t>
        </w:r>
        <w:r w:rsidR="00125046">
          <w:rPr>
            <w:noProof/>
            <w:webHidden/>
          </w:rPr>
          <w:tab/>
        </w:r>
        <w:r w:rsidR="00125046">
          <w:rPr>
            <w:noProof/>
            <w:webHidden/>
          </w:rPr>
          <w:fldChar w:fldCharType="begin"/>
        </w:r>
        <w:r w:rsidR="00125046">
          <w:rPr>
            <w:noProof/>
            <w:webHidden/>
          </w:rPr>
          <w:instrText xml:space="preserve"> PAGEREF _Toc48164781 \h </w:instrText>
        </w:r>
        <w:r w:rsidR="00125046">
          <w:rPr>
            <w:noProof/>
            <w:webHidden/>
          </w:rPr>
        </w:r>
        <w:r w:rsidR="00125046">
          <w:rPr>
            <w:noProof/>
            <w:webHidden/>
          </w:rPr>
          <w:fldChar w:fldCharType="separate"/>
        </w:r>
        <w:r w:rsidR="000E7B34">
          <w:rPr>
            <w:noProof/>
            <w:webHidden/>
          </w:rPr>
          <w:t>15</w:t>
        </w:r>
        <w:r w:rsidR="00125046">
          <w:rPr>
            <w:noProof/>
            <w:webHidden/>
          </w:rPr>
          <w:fldChar w:fldCharType="end"/>
        </w:r>
      </w:hyperlink>
    </w:p>
    <w:p w14:paraId="1DD19BD2" w14:textId="66C1C516" w:rsidR="00125046" w:rsidRDefault="002E47E5">
      <w:pPr>
        <w:pStyle w:val="TableofFigures"/>
        <w:tabs>
          <w:tab w:val="right" w:leader="dot" w:pos="8993"/>
        </w:tabs>
        <w:rPr>
          <w:rFonts w:asciiTheme="minorHAnsi" w:eastAsiaTheme="minorEastAsia" w:hAnsiTheme="minorHAnsi" w:cstheme="minorBidi"/>
          <w:bCs w:val="0"/>
          <w:noProof/>
          <w:sz w:val="22"/>
          <w:szCs w:val="22"/>
          <w:lang w:val="en-CA" w:eastAsia="en-CA"/>
        </w:rPr>
      </w:pPr>
      <w:hyperlink w:anchor="_Toc48164782" w:history="1">
        <w:r w:rsidR="00125046" w:rsidRPr="00770458">
          <w:rPr>
            <w:rStyle w:val="Hyperlink"/>
            <w:b/>
            <w:noProof/>
          </w:rPr>
          <w:t>Figure 6</w:t>
        </w:r>
        <w:r w:rsidR="00125046" w:rsidRPr="00770458">
          <w:rPr>
            <w:rStyle w:val="Hyperlink"/>
            <w:noProof/>
          </w:rPr>
          <w:t xml:space="preserve"> Example of the Topology of a Benchmarking Test  Function (Tsang, 2018)</w:t>
        </w:r>
        <w:r w:rsidR="00125046">
          <w:rPr>
            <w:noProof/>
            <w:webHidden/>
          </w:rPr>
          <w:tab/>
        </w:r>
        <w:r w:rsidR="00125046">
          <w:rPr>
            <w:noProof/>
            <w:webHidden/>
          </w:rPr>
          <w:fldChar w:fldCharType="begin"/>
        </w:r>
        <w:r w:rsidR="00125046">
          <w:rPr>
            <w:noProof/>
            <w:webHidden/>
          </w:rPr>
          <w:instrText xml:space="preserve"> PAGEREF _Toc48164782 \h </w:instrText>
        </w:r>
        <w:r w:rsidR="00125046">
          <w:rPr>
            <w:noProof/>
            <w:webHidden/>
          </w:rPr>
        </w:r>
        <w:r w:rsidR="00125046">
          <w:rPr>
            <w:noProof/>
            <w:webHidden/>
          </w:rPr>
          <w:fldChar w:fldCharType="separate"/>
        </w:r>
        <w:r w:rsidR="000E7B34">
          <w:rPr>
            <w:noProof/>
            <w:webHidden/>
          </w:rPr>
          <w:t>16</w:t>
        </w:r>
        <w:r w:rsidR="00125046">
          <w:rPr>
            <w:noProof/>
            <w:webHidden/>
          </w:rPr>
          <w:fldChar w:fldCharType="end"/>
        </w:r>
      </w:hyperlink>
    </w:p>
    <w:p w14:paraId="0D539059" w14:textId="1013B8E9" w:rsidR="00125046" w:rsidRDefault="002E47E5">
      <w:pPr>
        <w:pStyle w:val="TableofFigures"/>
        <w:tabs>
          <w:tab w:val="right" w:leader="dot" w:pos="8993"/>
        </w:tabs>
        <w:rPr>
          <w:rFonts w:asciiTheme="minorHAnsi" w:eastAsiaTheme="minorEastAsia" w:hAnsiTheme="minorHAnsi" w:cstheme="minorBidi"/>
          <w:bCs w:val="0"/>
          <w:noProof/>
          <w:sz w:val="22"/>
          <w:szCs w:val="22"/>
          <w:lang w:val="en-CA" w:eastAsia="en-CA"/>
        </w:rPr>
      </w:pPr>
      <w:hyperlink w:anchor="_Toc48164783" w:history="1">
        <w:r w:rsidR="00125046" w:rsidRPr="00770458">
          <w:rPr>
            <w:rStyle w:val="Hyperlink"/>
            <w:b/>
            <w:noProof/>
          </w:rPr>
          <w:t>Figure 7</w:t>
        </w:r>
        <w:r w:rsidR="00125046" w:rsidRPr="00770458">
          <w:rPr>
            <w:rStyle w:val="Hyperlink"/>
            <w:noProof/>
          </w:rPr>
          <w:t xml:space="preserve"> Work breakdown structure of the research activities</w:t>
        </w:r>
        <w:r w:rsidR="00125046">
          <w:rPr>
            <w:noProof/>
            <w:webHidden/>
          </w:rPr>
          <w:tab/>
        </w:r>
        <w:r w:rsidR="00125046">
          <w:rPr>
            <w:noProof/>
            <w:webHidden/>
          </w:rPr>
          <w:fldChar w:fldCharType="begin"/>
        </w:r>
        <w:r w:rsidR="00125046">
          <w:rPr>
            <w:noProof/>
            <w:webHidden/>
          </w:rPr>
          <w:instrText xml:space="preserve"> PAGEREF _Toc48164783 \h </w:instrText>
        </w:r>
        <w:r w:rsidR="00125046">
          <w:rPr>
            <w:noProof/>
            <w:webHidden/>
          </w:rPr>
        </w:r>
        <w:r w:rsidR="00125046">
          <w:rPr>
            <w:noProof/>
            <w:webHidden/>
          </w:rPr>
          <w:fldChar w:fldCharType="separate"/>
        </w:r>
        <w:r w:rsidR="000E7B34">
          <w:rPr>
            <w:noProof/>
            <w:webHidden/>
          </w:rPr>
          <w:t>19</w:t>
        </w:r>
        <w:r w:rsidR="00125046">
          <w:rPr>
            <w:noProof/>
            <w:webHidden/>
          </w:rPr>
          <w:fldChar w:fldCharType="end"/>
        </w:r>
      </w:hyperlink>
    </w:p>
    <w:p w14:paraId="1CCB21F0" w14:textId="59D55DA1" w:rsidR="00F94CBA" w:rsidRPr="003F0276" w:rsidRDefault="00373BF6" w:rsidP="001F65C4">
      <w:pPr>
        <w:ind w:firstLine="0"/>
        <w:jc w:val="center"/>
      </w:pPr>
      <w:r>
        <w:rPr>
          <w:rFonts w:asciiTheme="minorHAnsi" w:hAnsiTheme="minorHAnsi" w:cstheme="minorHAnsi"/>
          <w:b/>
          <w:bCs/>
          <w:caps/>
          <w:sz w:val="20"/>
          <w:szCs w:val="20"/>
        </w:rPr>
        <w:fldChar w:fldCharType="end"/>
      </w:r>
      <w:r w:rsidR="002657EB" w:rsidRPr="002657EB">
        <w:rPr>
          <w:rFonts w:eastAsia="Calibri"/>
          <w:caps/>
          <w:sz w:val="20"/>
          <w:szCs w:val="20"/>
          <w:lang w:val="en-CA" w:eastAsia="fr-CA"/>
        </w:rPr>
        <w:br w:type="page"/>
      </w:r>
      <w:r w:rsidR="00705201" w:rsidRPr="003F0276">
        <w:rPr>
          <w:b/>
        </w:rPr>
        <w:lastRenderedPageBreak/>
        <w:t>LIST OF ABBREVIATIONS AND ACRONYMS</w:t>
      </w:r>
    </w:p>
    <w:p w14:paraId="37E1BDC5" w14:textId="77777777" w:rsidR="00F94CBA" w:rsidRPr="003F0276" w:rsidRDefault="00F94CBA">
      <w:pPr>
        <w:pStyle w:val="Title"/>
        <w:spacing w:line="240" w:lineRule="auto"/>
        <w:jc w:val="left"/>
        <w:rPr>
          <w:rFonts w:cs="Times New Roman"/>
        </w:rPr>
      </w:pPr>
    </w:p>
    <w:p w14:paraId="65515444" w14:textId="77777777" w:rsidR="00834F58" w:rsidRPr="003F0276" w:rsidRDefault="00834F58" w:rsidP="00834F58">
      <w:pPr>
        <w:pStyle w:val="Standard"/>
        <w:tabs>
          <w:tab w:val="left" w:pos="1440"/>
          <w:tab w:val="right" w:leader="dot" w:pos="8520"/>
        </w:tabs>
        <w:spacing w:line="276" w:lineRule="auto"/>
      </w:pPr>
      <w:r>
        <w:t>FBP</w:t>
      </w:r>
      <w:r>
        <w:tab/>
        <w:t xml:space="preserve">Flow Based Programming </w:t>
      </w:r>
    </w:p>
    <w:p w14:paraId="5DF3996A" w14:textId="77777777" w:rsidR="00834F58" w:rsidRDefault="00834F58">
      <w:pPr>
        <w:pStyle w:val="Standard"/>
        <w:tabs>
          <w:tab w:val="left" w:pos="1440"/>
          <w:tab w:val="right" w:leader="dot" w:pos="8520"/>
        </w:tabs>
        <w:spacing w:line="276" w:lineRule="auto"/>
      </w:pPr>
    </w:p>
    <w:p w14:paraId="6A39F047" w14:textId="17A988D9" w:rsidR="00F94CBA" w:rsidRPr="003F0276" w:rsidRDefault="00705201">
      <w:pPr>
        <w:pStyle w:val="Standard"/>
        <w:tabs>
          <w:tab w:val="left" w:pos="1440"/>
          <w:tab w:val="right" w:leader="dot" w:pos="8520"/>
        </w:tabs>
        <w:spacing w:line="276" w:lineRule="auto"/>
      </w:pPr>
      <w:r w:rsidRPr="003F0276">
        <w:t>NFLT</w:t>
      </w:r>
      <w:r w:rsidRPr="003F0276">
        <w:tab/>
        <w:t>No Free Lunch Theorem</w:t>
      </w:r>
    </w:p>
    <w:p w14:paraId="4BC3B918" w14:textId="77777777" w:rsidR="00F94CBA" w:rsidRPr="003F0276" w:rsidRDefault="00F94CBA">
      <w:pPr>
        <w:pStyle w:val="Standard"/>
        <w:tabs>
          <w:tab w:val="left" w:pos="1440"/>
          <w:tab w:val="right" w:leader="dot" w:pos="8520"/>
        </w:tabs>
        <w:spacing w:line="276" w:lineRule="auto"/>
      </w:pPr>
    </w:p>
    <w:p w14:paraId="2EA0BDBD" w14:textId="75B9E0ED" w:rsidR="00F94CBA" w:rsidRDefault="00705201">
      <w:pPr>
        <w:pStyle w:val="Standard"/>
        <w:tabs>
          <w:tab w:val="left" w:pos="1440"/>
          <w:tab w:val="right" w:leader="dot" w:pos="8520"/>
        </w:tabs>
        <w:spacing w:line="276" w:lineRule="auto"/>
      </w:pPr>
      <w:r w:rsidRPr="003F0276">
        <w:t>OOP</w:t>
      </w:r>
      <w:r w:rsidRPr="003F0276">
        <w:tab/>
        <w:t>Object Oriented Programming</w:t>
      </w:r>
    </w:p>
    <w:p w14:paraId="76F6EDBD" w14:textId="7A0B5F6C" w:rsidR="005F0BB4" w:rsidRDefault="005F0BB4">
      <w:pPr>
        <w:pStyle w:val="Standard"/>
        <w:tabs>
          <w:tab w:val="left" w:pos="1440"/>
          <w:tab w:val="right" w:leader="dot" w:pos="8520"/>
        </w:tabs>
        <w:spacing w:line="276" w:lineRule="auto"/>
      </w:pPr>
    </w:p>
    <w:p w14:paraId="2158A481" w14:textId="0CD3F055" w:rsidR="005F0BB4" w:rsidRDefault="005F0BB4">
      <w:pPr>
        <w:pStyle w:val="Standard"/>
        <w:tabs>
          <w:tab w:val="left" w:pos="1440"/>
          <w:tab w:val="right" w:leader="dot" w:pos="8520"/>
        </w:tabs>
        <w:spacing w:line="276" w:lineRule="auto"/>
      </w:pPr>
      <w:r>
        <w:t>SA</w:t>
      </w:r>
      <w:r>
        <w:tab/>
        <w:t>Simulated Annealing</w:t>
      </w:r>
    </w:p>
    <w:p w14:paraId="679BC457" w14:textId="77777777" w:rsidR="00D85D4A" w:rsidRPr="003F0276" w:rsidRDefault="00D85D4A">
      <w:pPr>
        <w:pStyle w:val="Standard"/>
        <w:tabs>
          <w:tab w:val="left" w:pos="1440"/>
          <w:tab w:val="right" w:leader="dot" w:pos="8520"/>
        </w:tabs>
        <w:spacing w:line="276" w:lineRule="auto"/>
      </w:pPr>
    </w:p>
    <w:p w14:paraId="5DC81EC9" w14:textId="77777777" w:rsidR="00D85D4A" w:rsidRPr="003F0276" w:rsidRDefault="00D85D4A">
      <w:pPr>
        <w:pStyle w:val="Standard"/>
        <w:tabs>
          <w:tab w:val="left" w:pos="1440"/>
          <w:tab w:val="right" w:leader="dot" w:pos="8520"/>
        </w:tabs>
        <w:spacing w:line="276" w:lineRule="auto"/>
        <w:sectPr w:rsidR="00D85D4A" w:rsidRPr="003F0276" w:rsidSect="00D67EDD">
          <w:headerReference w:type="even" r:id="rId16"/>
          <w:headerReference w:type="default" r:id="rId17"/>
          <w:footerReference w:type="even" r:id="rId18"/>
          <w:footerReference w:type="default" r:id="rId19"/>
          <w:pgSz w:w="12240" w:h="15840"/>
          <w:pgMar w:top="2160" w:right="1077" w:bottom="1077" w:left="2160" w:header="1080" w:footer="0" w:gutter="0"/>
          <w:pgNumType w:fmt="upperRoman"/>
          <w:cols w:space="720"/>
        </w:sectPr>
      </w:pPr>
    </w:p>
    <w:p w14:paraId="0BCDAFFC" w14:textId="799715D8" w:rsidR="000D2651" w:rsidRPr="00A52840" w:rsidRDefault="00705201" w:rsidP="00A52840">
      <w:pPr>
        <w:pStyle w:val="Heading1"/>
      </w:pPr>
      <w:bookmarkStart w:id="1" w:name="__RefHeading___Toc5920_3778402420"/>
      <w:bookmarkStart w:id="2" w:name="_Toc48161095"/>
      <w:bookmarkStart w:id="3" w:name="_Toc48605291"/>
      <w:r w:rsidRPr="00A52840">
        <w:lastRenderedPageBreak/>
        <w:t>INTRODUCTION</w:t>
      </w:r>
      <w:bookmarkEnd w:id="1"/>
      <w:bookmarkEnd w:id="2"/>
      <w:bookmarkEnd w:id="3"/>
    </w:p>
    <w:p w14:paraId="342E060A" w14:textId="77777777" w:rsidR="000D2651" w:rsidRPr="000D2651" w:rsidRDefault="000D2651" w:rsidP="00B20EDD">
      <w:pPr>
        <w:pStyle w:val="Standard"/>
        <w:spacing w:line="240" w:lineRule="auto"/>
      </w:pPr>
    </w:p>
    <w:p w14:paraId="2040A8AB" w14:textId="01A43AD7" w:rsidR="00F94CBA" w:rsidRPr="003F0276" w:rsidRDefault="00757863" w:rsidP="00D62FB4">
      <w:r w:rsidRPr="003F0276">
        <w:t>Several disciplines like computer science</w:t>
      </w:r>
      <w:r w:rsidR="00D24D3C">
        <w:t>,</w:t>
      </w:r>
      <w:r w:rsidRPr="003F0276">
        <w:t xml:space="preserve"> engineering and economics require optimization problems to be solved. To accomplish this, </w:t>
      </w:r>
      <w:r w:rsidR="000B5201">
        <w:t>different</w:t>
      </w:r>
      <w:r w:rsidR="000B5201" w:rsidRPr="003F0276">
        <w:t xml:space="preserve"> </w:t>
      </w:r>
      <w:r w:rsidR="00D24D3C">
        <w:t xml:space="preserve">tools and </w:t>
      </w:r>
      <w:r w:rsidRPr="003F0276">
        <w:t xml:space="preserve">techniques have been developed in </w:t>
      </w:r>
      <w:r w:rsidRPr="00D62FB4">
        <w:t xml:space="preserve">mathematics and more recently in computer science. This research is interested in a special </w:t>
      </w:r>
      <w:r w:rsidR="00D24D3C" w:rsidRPr="00D62FB4">
        <w:t xml:space="preserve">kind </w:t>
      </w:r>
      <w:r w:rsidRPr="00D62FB4">
        <w:t xml:space="preserve">of optimization </w:t>
      </w:r>
      <w:r w:rsidR="00D24D3C" w:rsidRPr="00D62FB4">
        <w:t>algorithm</w:t>
      </w:r>
      <w:r w:rsidR="00D24D3C" w:rsidRPr="003F0276">
        <w:t xml:space="preserve"> </w:t>
      </w:r>
      <w:r w:rsidRPr="003F0276">
        <w:t xml:space="preserve">called metaheuristics. More specifically, </w:t>
      </w:r>
      <w:r w:rsidR="000B5201">
        <w:t>it</w:t>
      </w:r>
      <w:r w:rsidRPr="003F0276">
        <w:t xml:space="preserve"> is concerned with the evaluation and comparative analysis of </w:t>
      </w:r>
      <w:r w:rsidR="006674F4">
        <w:t xml:space="preserve">new </w:t>
      </w:r>
      <w:r w:rsidRPr="003F0276">
        <w:t>metaheuristics</w:t>
      </w:r>
      <w:r w:rsidR="006674F4">
        <w:t xml:space="preserve"> proposal</w:t>
      </w:r>
      <w:r w:rsidR="000B5201">
        <w:t>s</w:t>
      </w:r>
      <w:r w:rsidRPr="003F0276">
        <w:t xml:space="preserve">. The field of metaheuristics optimization has been applied to a wide range of real-world problems </w:t>
      </w:r>
      <w:r w:rsidR="00D24D3C">
        <w:t>with great success. Such problems</w:t>
      </w:r>
      <w:r w:rsidR="00D24D3C" w:rsidRPr="003F0276">
        <w:t xml:space="preserve"> </w:t>
      </w:r>
      <w:r w:rsidRPr="003F0276">
        <w:t>are</w:t>
      </w:r>
      <w:r w:rsidR="00D24D3C">
        <w:t xml:space="preserve"> often</w:t>
      </w:r>
      <w:r w:rsidRPr="003F0276">
        <w:t xml:space="preserve"> too complex to solve manually and too resource intensive for common methods such as those of </w:t>
      </w:r>
      <w:r w:rsidR="00D24D3C">
        <w:t>l</w:t>
      </w:r>
      <w:r w:rsidRPr="003F0276">
        <w:t xml:space="preserve">inear </w:t>
      </w:r>
      <w:r w:rsidR="00D24D3C">
        <w:t>p</w:t>
      </w:r>
      <w:r w:rsidRPr="003F0276">
        <w:t>rogramming</w:t>
      </w:r>
      <w:r w:rsidR="00584FFB" w:rsidRPr="003F0276">
        <w:t xml:space="preserve"> </w:t>
      </w:r>
      <w:r w:rsidR="00067D4A" w:rsidRPr="003F0276">
        <w:fldChar w:fldCharType="begin"/>
      </w:r>
      <w:r w:rsidR="00C3436D">
        <w:instrText xml:space="preserve"> ADDIN ZOTERO_ITEM CSL_CITATION {"citationID":"uCrxUAHz","properties":{"formattedCitation":"(Sala &amp; M\\uc0\\u252{}ller, 2020)","plainCitation":"(Sala &amp; Müller, 2020)","noteIndex":0},"citationItems":[{"id":73,"uris":["http://zotero.org/users/5028357/items/SJLLBLWN"],"uri":["http://zotero.org/users/5028357/items/SJLLBLWN"],"itemData":{"id":73,"type":"article-journal","abstract":"Research on new optimization algorithms is often funded based on the motivation that such algorithms might improve the capabilities to deal with real-world and industrially relevant optimization challenges. Besides a huge variety of different evolutionary and metaheuristic optimization algorithms, also a large number of test problems and benchmark suites have been developed and used for comparative assessments of algorithms, in the context of global, continuous, and black-box optimization. For many of the commonly used synthetic benchmark problems or artificial fitness landscapes, there are however, no methods available, to relate the resulting algorithm performance assessments to technologically relevant real-world optimization problems, or vice versa. Also, from a theoretical perspective, many of the commonly used benchmark problems and approaches have little to no generalization value. Based on a mini-review of publications with critical comments, advice, and new approaches, this communication aims to give a constructive perspective on several open challenges and prospective research directions related to systematic and generalizable benchmarking for black-box optimization.","container-title":"arXiv:2007.00541 [cs, math]","note":"arXiv: 2007.00541","source":"arXiv.org","title":"Benchmarking for Metaheuristic Black-Box Optimization: Perspectives and Open Challenges","title-short":"Benchmarking for Metaheuristic Black-Box Optimization","URL":"http://arxiv.org/abs/2007.00541","author":[{"family":"Sala","given":"Ramses"},{"family":"Müller","given":"Ralf"}],"accessed":{"date-parts":[["2020",7,23]]},"issued":{"date-parts":[["2020",7,1]]}}}],"schema":"https://github.com/citation-style-language/schema/raw/master/csl-citation.json"} </w:instrText>
      </w:r>
      <w:r w:rsidR="00067D4A" w:rsidRPr="003F0276">
        <w:fldChar w:fldCharType="separate"/>
      </w:r>
      <w:r w:rsidR="00067D4A" w:rsidRPr="003F0276">
        <w:t>(Sala &amp; Müller, 2020)</w:t>
      </w:r>
      <w:r w:rsidR="00067D4A" w:rsidRPr="003F0276">
        <w:fldChar w:fldCharType="end"/>
      </w:r>
      <w:r w:rsidRPr="003F0276">
        <w:t xml:space="preserve">. According to </w:t>
      </w:r>
      <w:r w:rsidR="00067D4A" w:rsidRPr="003F0276">
        <w:fldChar w:fldCharType="begin"/>
      </w:r>
      <w:r w:rsidR="00C3436D">
        <w:instrText xml:space="preserve"> ADDIN ZOTERO_ITEM CSL_CITATION {"citationID":"NVV00gUW","properties":{"formattedCitation":"(S\\uc0\\u246{}rensen &amp; Glover, 2013)","plainCitation":"(Sörensen &amp; Glover, 2013)","noteIndex":0},"citationItems":[{"id":42,"uris":["http://zotero.org/users/5028357/items/KA7K6AAU"],"uri":["http://zotero.org/users/5028357/items/KA7K6AAU"],"itemData":{"id":42,"type":"chapter","ISBN":"978-1-4419-1137-7","note":"DOI: 10.1007/978-1-4419-1153-7_1167","page":"960-970","source":"ResearchGate","title":"A History of Metaheuristics","author":[{"family":"Sörensen","given":"Kenneth"},{"family":"Glover","given":"Fred"}],"issued":{"date-parts":[["2013",1,1]]}}}],"schema":"https://github.com/citation-style-language/schema/raw/master/csl-citation.json"} </w:instrText>
      </w:r>
      <w:r w:rsidR="00067D4A" w:rsidRPr="003F0276">
        <w:fldChar w:fldCharType="separate"/>
      </w:r>
      <w:r w:rsidR="00067D4A" w:rsidRPr="003F0276">
        <w:t>(Sörensen &amp; Glover, 2013)</w:t>
      </w:r>
      <w:r w:rsidR="00067D4A" w:rsidRPr="003F0276">
        <w:fldChar w:fldCharType="end"/>
      </w:r>
      <w:r w:rsidR="000B5201">
        <w:t>,</w:t>
      </w:r>
      <w:r w:rsidRPr="003F0276">
        <w:t xml:space="preserve"> metaheuristics define a </w:t>
      </w:r>
      <w:r w:rsidR="00584FFB" w:rsidRPr="003F0276">
        <w:t>high-level</w:t>
      </w:r>
      <w:r w:rsidRPr="003F0276">
        <w:t xml:space="preserve"> algorithmic framework that provides strategies to implement low-level heuristic optimization algorithms</w:t>
      </w:r>
      <w:r w:rsidR="00584FFB" w:rsidRPr="003F0276">
        <w:t xml:space="preserve"> </w:t>
      </w:r>
      <w:r w:rsidR="00067D4A" w:rsidRPr="003F0276">
        <w:fldChar w:fldCharType="begin"/>
      </w:r>
      <w:r w:rsidR="00C3436D">
        <w:instrText xml:space="preserve"> ADDIN ZOTERO_ITEM CSL_CITATION {"citationID":"Uo75l3Pz","properties":{"formattedCitation":"(S\\uc0\\u246{}rensen &amp; Glover, 2013)","plainCitation":"(Sörensen &amp; Glover, 2013)","noteIndex":0},"citationItems":[{"id":42,"uris":["http://zotero.org/users/5028357/items/KA7K6AAU"],"uri":["http://zotero.org/users/5028357/items/KA7K6AAU"],"itemData":{"id":42,"type":"chapter","ISBN":"978-1-4419-1137-7","note":"DOI: 10.1007/978-1-4419-1153-7_1167","page":"960-970","source":"ResearchGate","title":"A History of Metaheuristics","author":[{"family":"Sörensen","given":"Kenneth"},{"family":"Glover","given":"Fred"}],"issued":{"date-parts":[["2013",1,1]]}}}],"schema":"https://github.com/citation-style-language/schema/raw/master/csl-citation.json"} </w:instrText>
      </w:r>
      <w:r w:rsidR="00067D4A" w:rsidRPr="003F0276">
        <w:fldChar w:fldCharType="separate"/>
      </w:r>
      <w:r w:rsidR="00067D4A" w:rsidRPr="003F0276">
        <w:t>(Sörensen &amp; Glover, 2013)</w:t>
      </w:r>
      <w:r w:rsidR="00067D4A" w:rsidRPr="003F0276">
        <w:fldChar w:fldCharType="end"/>
      </w:r>
      <w:r w:rsidR="00584FFB" w:rsidRPr="003F0276">
        <w:t>.</w:t>
      </w:r>
      <w:r w:rsidRPr="003F0276">
        <w:t xml:space="preserve"> Heuristics, </w:t>
      </w:r>
      <w:r w:rsidR="00584FFB" w:rsidRPr="003F0276">
        <w:t xml:space="preserve">from </w:t>
      </w:r>
      <w:r w:rsidR="00584FFB" w:rsidRPr="00B20EDD">
        <w:rPr>
          <w:i/>
          <w:iCs/>
        </w:rPr>
        <w:t>heuriskein</w:t>
      </w:r>
      <w:r w:rsidRPr="003F0276">
        <w:t xml:space="preserve"> in Greek </w:t>
      </w:r>
      <w:r w:rsidR="000B5201">
        <w:t xml:space="preserve">which means </w:t>
      </w:r>
      <w:r w:rsidRPr="003F0276">
        <w:t>“to find”, are algorithms that are designed using problem-specific information</w:t>
      </w:r>
      <w:r w:rsidR="00584FFB" w:rsidRPr="003F0276">
        <w:t xml:space="preserve"> </w:t>
      </w:r>
      <w:r w:rsidRPr="003F0276">
        <w:t>to find a good solution with relative ease</w:t>
      </w:r>
      <w:r w:rsidR="00584FFB" w:rsidRPr="003F0276">
        <w:t xml:space="preserve"> </w:t>
      </w:r>
      <w:r w:rsidR="00067D4A" w:rsidRPr="003F0276">
        <w:fldChar w:fldCharType="begin"/>
      </w:r>
      <w:r w:rsidR="00C3436D">
        <w:instrText xml:space="preserve"> ADDIN ZOTERO_ITEM CSL_CITATION {"citationID":"fiCgWAsI","properties":{"formattedCitation":"(Bianchi et al., 2009)","plainCitation":"(Bianchi et al., 2009)","noteIndex":0},"citationItems":[{"id":41,"uris":["http://zotero.org/users/5028357/items/Y4FEVLB9"],"uri":["http://zotero.org/users/5028357/items/Y4FEVLB9"],"itemData":{"id":41,"type":"article-journal","abstract":"Metaheuristics are general algorithmic frameworks, often nature-inspired, designed to solve complex optimization problems, and they are a growing research area since a few decades. In recent years, metaheuristics are emerging as successful alternatives to more classical approaches also for solving optimization problems that include in their mathematical formulation uncertain, stochastic, and dynamic information. In this paper metaheuristics such as Ant Colony Optimization, Evolutionary Computation, Simulated Annealing, Tabu Search and others are introduced, and their applications to the class of Stochastic Combinatorial Optimization Problems (SCOPs) is thoroughly reviewed. Issues common to all metaheuristics, open problems, and possible directions of research are proposed and discussed. In this survey, the reader familiar to metaheuristics ﬁnds also pointers to classical algorithmic approaches to optimization under uncertainty, and useful informations to start working on this problem domain, while the reader new to metaheuristics should ﬁnd a good tutorial in those metaheuristics that are currently being applied to optimization under uncertainty, and motivations for interest in this ﬁeld.","container-title":"Natural Computing","DOI":"10.1007/s11047-008-9098-4","ISSN":"1567-7818, 1572-9796","issue":"2","journalAbbreviation":"Nat Comput","language":"en","page":"239-287","source":"DOI.org (Crossref)","title":"A survey on metaheuristics for stochastic combinatorial optimization","volume":"8","author":[{"family":"Bianchi","given":"Leonora"},{"family":"Dorigo","given":"Marco"},{"family":"Gambardella","given":"Luca Maria"},{"family":"Gutjahr","given":"Walter J."}],"issued":{"date-parts":[["2009",6]]}}}],"schema":"https://github.com/citation-style-language/schema/raw/master/csl-citation.json"} </w:instrText>
      </w:r>
      <w:r w:rsidR="00067D4A" w:rsidRPr="003F0276">
        <w:fldChar w:fldCharType="separate"/>
      </w:r>
      <w:r w:rsidR="00067D4A" w:rsidRPr="003F0276">
        <w:t>(Bianchi et al., 2009)</w:t>
      </w:r>
      <w:r w:rsidR="00067D4A" w:rsidRPr="003F0276">
        <w:fldChar w:fldCharType="end"/>
      </w:r>
      <w:r w:rsidRPr="003F0276">
        <w:t xml:space="preserve">. </w:t>
      </w:r>
      <w:r w:rsidR="00584FFB" w:rsidRPr="003F0276">
        <w:t>Therefore,</w:t>
      </w:r>
      <w:r w:rsidRPr="003F0276">
        <w:t xml:space="preserve"> metaheuristics </w:t>
      </w:r>
      <w:proofErr w:type="gramStart"/>
      <w:r w:rsidRPr="003F0276">
        <w:t>can be seen as</w:t>
      </w:r>
      <w:proofErr w:type="gramEnd"/>
      <w:r w:rsidRPr="003F0276">
        <w:t xml:space="preserve"> an abstract framework for heuristics. </w:t>
      </w:r>
      <w:r w:rsidR="00AB1953">
        <w:t>Met</w:t>
      </w:r>
      <w:r w:rsidR="00B20EDD">
        <w:t>a</w:t>
      </w:r>
      <w:r w:rsidR="00AB1953">
        <w:t xml:space="preserve">heuristics </w:t>
      </w:r>
      <w:r w:rsidR="00AB39EC">
        <w:t xml:space="preserve">research </w:t>
      </w:r>
      <w:r w:rsidR="00AB1953">
        <w:t>ha</w:t>
      </w:r>
      <w:r w:rsidR="00AB39EC">
        <w:t>s</w:t>
      </w:r>
      <w:r w:rsidR="00AB1953">
        <w:t xml:space="preserve"> grown into an established discipline and it now contains a vast body of knowledge that can be applied to almost every field </w:t>
      </w:r>
      <w:r w:rsidR="00730151">
        <w:t xml:space="preserve">that involves </w:t>
      </w:r>
      <w:r w:rsidR="00AB1953">
        <w:t>optimization.</w:t>
      </w:r>
    </w:p>
    <w:p w14:paraId="12F0C2EF" w14:textId="5421D219" w:rsidR="00F94CBA" w:rsidRPr="003F0276" w:rsidRDefault="00F94CBA" w:rsidP="00B20EDD">
      <w:pPr>
        <w:pStyle w:val="Standard"/>
        <w:spacing w:line="240" w:lineRule="auto"/>
      </w:pPr>
    </w:p>
    <w:p w14:paraId="3085E6E5" w14:textId="576877FC" w:rsidR="00E11729" w:rsidRPr="003F0276" w:rsidRDefault="00E11729" w:rsidP="00B20EDD">
      <w:pPr>
        <w:pStyle w:val="Standard"/>
        <w:ind w:firstLine="720"/>
      </w:pPr>
      <w:r w:rsidRPr="003F0276">
        <w:t xml:space="preserve">Constrained optimization problems are concerned with the maximization or minimization of objective functions </w:t>
      </w:r>
      <w:r w:rsidR="00454D82">
        <w:t>whose input variables are constrained for one reason or another</w:t>
      </w:r>
      <w:r w:rsidRPr="003F0276">
        <w:t xml:space="preserve">. These constraints </w:t>
      </w:r>
      <w:r w:rsidR="00F25714">
        <w:t xml:space="preserve">generally represent </w:t>
      </w:r>
      <w:r w:rsidRPr="003F0276">
        <w:t xml:space="preserve">characteristics of the real-world problems being modeled and help ensure that the solutions found make physical sense. Objective functions model </w:t>
      </w:r>
      <w:r w:rsidR="008F3B0B">
        <w:t>one or more</w:t>
      </w:r>
      <w:r w:rsidRPr="003F0276">
        <w:t xml:space="preserve"> variable</w:t>
      </w:r>
      <w:r w:rsidR="008F3B0B">
        <w:t>s</w:t>
      </w:r>
      <w:r w:rsidRPr="003F0276">
        <w:t xml:space="preserve"> of the studied system</w:t>
      </w:r>
      <w:r w:rsidR="008F3B0B">
        <w:t>s</w:t>
      </w:r>
      <w:r w:rsidRPr="003F0276">
        <w:t xml:space="preserve"> that we wish to control.</w:t>
      </w:r>
      <w:r w:rsidR="0082276E" w:rsidRPr="003F0276">
        <w:t xml:space="preserve"> Constraints can also be applied on the runtime</w:t>
      </w:r>
      <w:r w:rsidR="008F3B0B">
        <w:t xml:space="preserve"> (i.e. by setting a time limit)</w:t>
      </w:r>
      <w:r w:rsidR="0082276E" w:rsidRPr="003F0276">
        <w:t xml:space="preserve"> of the optimization algorithm</w:t>
      </w:r>
      <w:r w:rsidR="00730151">
        <w:t>,</w:t>
      </w:r>
      <w:r w:rsidR="0082276E" w:rsidRPr="003F0276">
        <w:t xml:space="preserve"> although this type of constrain</w:t>
      </w:r>
      <w:r w:rsidR="008F3B0B">
        <w:t>t</w:t>
      </w:r>
      <w:r w:rsidR="0082276E" w:rsidRPr="003F0276">
        <w:t xml:space="preserve"> </w:t>
      </w:r>
      <w:r w:rsidR="008F3B0B">
        <w:t>is</w:t>
      </w:r>
      <w:r w:rsidR="0082276E" w:rsidRPr="003F0276">
        <w:t xml:space="preserve"> considered to be of a different </w:t>
      </w:r>
      <w:r w:rsidR="008F3B0B">
        <w:t>kind</w:t>
      </w:r>
      <w:r w:rsidR="008F3B0B" w:rsidRPr="003F0276">
        <w:t xml:space="preserve"> </w:t>
      </w:r>
      <w:r w:rsidR="00730151">
        <w:t xml:space="preserve">than that </w:t>
      </w:r>
      <w:r w:rsidR="0082276E" w:rsidRPr="003F0276">
        <w:t>from the constrain</w:t>
      </w:r>
      <w:r w:rsidR="008F3B0B">
        <w:t>t</w:t>
      </w:r>
      <w:r w:rsidR="0082276E" w:rsidRPr="003F0276">
        <w:t>s on the objective function variables</w:t>
      </w:r>
      <w:r w:rsidR="002743D1" w:rsidRPr="003F0276">
        <w:t xml:space="preserve"> since they </w:t>
      </w:r>
      <w:r w:rsidR="008F3B0B">
        <w:t>are generally not part of the problem itself</w:t>
      </w:r>
      <w:r w:rsidR="002743D1" w:rsidRPr="003F0276">
        <w:t>.</w:t>
      </w:r>
      <w:r w:rsidRPr="003F0276">
        <w:t xml:space="preserve"> </w:t>
      </w:r>
      <w:r w:rsidR="00A2660C">
        <w:t>Figure 1</w:t>
      </w:r>
      <w:r w:rsidRPr="003F0276">
        <w:t xml:space="preserve"> shows a sample objective function topology. A typical goal would be to find the coordinates </w:t>
      </w:r>
      <w:r w:rsidR="002505D7">
        <w:t>for which this function has minimal value</w:t>
      </w:r>
      <w:r w:rsidRPr="003F0276">
        <w:t xml:space="preserve">. This can be accomplished by </w:t>
      </w:r>
      <w:r w:rsidR="002505D7">
        <w:t xml:space="preserve">using </w:t>
      </w:r>
      <w:r w:rsidR="00540CC1">
        <w:t>the ubiquitous</w:t>
      </w:r>
      <w:r w:rsidR="002505D7">
        <w:t xml:space="preserve"> </w:t>
      </w:r>
      <w:r w:rsidRPr="003F0276">
        <w:t>gradient descent</w:t>
      </w:r>
      <w:r w:rsidR="002505D7">
        <w:t xml:space="preserve"> algorithm (Curry, 1944)</w:t>
      </w:r>
      <w:r w:rsidRPr="003F0276">
        <w:t xml:space="preserve">, but the existence of local minima </w:t>
      </w:r>
      <w:r w:rsidR="000328AA">
        <w:t xml:space="preserve">almost guarantees that </w:t>
      </w:r>
      <w:r w:rsidR="008707FA">
        <w:t xml:space="preserve">it will find a suboptimal solution unless the starting point is at or near </w:t>
      </w:r>
      <w:r w:rsidR="008707FA">
        <w:lastRenderedPageBreak/>
        <w:t xml:space="preserve">the global optimum. </w:t>
      </w:r>
      <w:r w:rsidR="00B20EDD">
        <w:t>I</w:t>
      </w:r>
      <w:r w:rsidRPr="003F0276">
        <w:t xml:space="preserve">t </w:t>
      </w:r>
      <w:r w:rsidR="008707FA">
        <w:t xml:space="preserve">is therefore </w:t>
      </w:r>
      <w:r w:rsidRPr="003F0276">
        <w:t xml:space="preserve">necessary to use </w:t>
      </w:r>
      <w:r w:rsidR="008707FA">
        <w:t>a different approach</w:t>
      </w:r>
      <w:r w:rsidR="00730151">
        <w:t>,</w:t>
      </w:r>
      <w:r w:rsidR="008707FA">
        <w:t xml:space="preserve"> such as the use of</w:t>
      </w:r>
      <w:r w:rsidRPr="003F0276">
        <w:t xml:space="preserve"> stochastic parameters</w:t>
      </w:r>
      <w:r w:rsidR="00730151">
        <w:t>,</w:t>
      </w:r>
      <w:r w:rsidRPr="003F0276">
        <w:t xml:space="preserve"> to let the optimization escape from these regions</w:t>
      </w:r>
      <w:r w:rsidR="0016579A" w:rsidRPr="003F0276">
        <w:t xml:space="preserve"> </w:t>
      </w:r>
      <w:r w:rsidR="0016579A" w:rsidRPr="003F0276">
        <w:fldChar w:fldCharType="begin"/>
      </w:r>
      <w:r w:rsidR="00C3436D">
        <w:instrText xml:space="preserve"> ADDIN ZOTERO_ITEM CSL_CITATION {"citationID":"zau3qRwU","properties":{"formattedCitation":"(Luke, 2013)","plainCitation":"(Luke, 2013)","noteIndex":0},"citationItems":[{"id":40,"uris":["http://zotero.org/users/5028357/items/WUX59A4X"],"uri":["http://zotero.org/users/5028357/items/WUX59A4X"],"itemData":{"id":40,"type":"book","edition":"Second edition, online version 2.0","event-place":"Morrisville, N.C.","ISBN":"978-1-300-54962-8","language":"en","note":"OCLC: 876159426","number-of-pages":"239","publisher":"lulu.com","publisher-place":"Morrisville, N.C.","source":"Gemeinsamer Bibliotheksverbund ISBN","title":"Essentials of metaheuristics: a set of undergraduate lecture notes","title-short":"Essentials of metaheuristics","author":[{"family":"Luke","given":"Sean"}],"issued":{"date-parts":[["2013"]]}}}],"schema":"https://github.com/citation-style-language/schema/raw/master/csl-citation.json"} </w:instrText>
      </w:r>
      <w:r w:rsidR="0016579A" w:rsidRPr="003F0276">
        <w:fldChar w:fldCharType="separate"/>
      </w:r>
      <w:r w:rsidR="0016579A" w:rsidRPr="003F0276">
        <w:t>(Luke, 2013)</w:t>
      </w:r>
      <w:r w:rsidR="0016579A" w:rsidRPr="003F0276">
        <w:fldChar w:fldCharType="end"/>
      </w:r>
      <w:r w:rsidRPr="003F0276">
        <w:t xml:space="preserve">. Optimization problems can also be categorized in different ways which determine the type of metaheuristics </w:t>
      </w:r>
      <w:r w:rsidR="00730151">
        <w:t>that</w:t>
      </w:r>
      <w:r w:rsidR="00730151" w:rsidRPr="003F0276">
        <w:t xml:space="preserve"> </w:t>
      </w:r>
      <w:r w:rsidRPr="003F0276">
        <w:t xml:space="preserve">will be most effective for solving it. One such distinction is made between separable and non-separable objective functions. The former </w:t>
      </w:r>
      <w:r w:rsidR="00CD0BE2" w:rsidRPr="003F0276">
        <w:t>is</w:t>
      </w:r>
      <w:r w:rsidRPr="003F0276">
        <w:t xml:space="preserve"> considered easier to solve due to the simple linear relationship between the components</w:t>
      </w:r>
      <w:r w:rsidR="00EE2454" w:rsidRPr="003F0276">
        <w:t xml:space="preserve"> </w:t>
      </w:r>
      <w:r w:rsidR="00EE2454" w:rsidRPr="003F0276">
        <w:fldChar w:fldCharType="begin"/>
      </w:r>
      <w:r w:rsidR="00C3436D">
        <w:instrText xml:space="preserve"> ADDIN ZOTERO_ITEM CSL_CITATION {"citationID":"oTCbHKH0","properties":{"formattedCitation":"(Brownlee,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EE2454" w:rsidRPr="003F0276">
        <w:fldChar w:fldCharType="separate"/>
      </w:r>
      <w:r w:rsidR="00EE2454" w:rsidRPr="003F0276">
        <w:t>(Brownlee, 2007)</w:t>
      </w:r>
      <w:r w:rsidR="00EE2454" w:rsidRPr="003F0276">
        <w:fldChar w:fldCharType="end"/>
      </w:r>
      <w:r w:rsidR="00EE2454" w:rsidRPr="003F0276">
        <w:t>.</w:t>
      </w:r>
    </w:p>
    <w:p w14:paraId="0B986164" w14:textId="31019906" w:rsidR="00F94CBA" w:rsidRPr="003F0276" w:rsidRDefault="00F94CBA">
      <w:pPr>
        <w:pStyle w:val="Standard"/>
      </w:pPr>
    </w:p>
    <w:p w14:paraId="0A9113D1" w14:textId="77777777" w:rsidR="00605038" w:rsidRPr="003F0276" w:rsidRDefault="00605038" w:rsidP="00B20EDD">
      <w:pPr>
        <w:pStyle w:val="Standard"/>
        <w:keepNext/>
        <w:jc w:val="center"/>
      </w:pPr>
      <w:r w:rsidRPr="003F0276">
        <w:rPr>
          <w:noProof/>
        </w:rPr>
        <w:drawing>
          <wp:inline distT="0" distB="0" distL="0" distR="0" wp14:anchorId="44D9CCE6" wp14:editId="0CF90448">
            <wp:extent cx="5402115" cy="2981325"/>
            <wp:effectExtent l="19050" t="19050" r="273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8515" t="7151" r="5550" b="6281"/>
                    <a:stretch/>
                  </pic:blipFill>
                  <pic:spPr bwMode="auto">
                    <a:xfrm>
                      <a:off x="0" y="0"/>
                      <a:ext cx="5423338" cy="29930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583BEB" w14:textId="0050B8E6" w:rsidR="001C10C4" w:rsidRPr="003F0276" w:rsidRDefault="00605038" w:rsidP="00B20EDD">
      <w:pPr>
        <w:pStyle w:val="Caption"/>
        <w:jc w:val="center"/>
      </w:pPr>
      <w:bookmarkStart w:id="4" w:name="_Toc48164777"/>
      <w:r w:rsidRPr="00B20EDD">
        <w:rPr>
          <w:b/>
          <w:bCs w:val="0"/>
        </w:rPr>
        <w:t xml:space="preserve">Figure </w:t>
      </w:r>
      <w:r w:rsidRPr="00B20EDD">
        <w:rPr>
          <w:b/>
          <w:bCs w:val="0"/>
        </w:rPr>
        <w:fldChar w:fldCharType="begin"/>
      </w:r>
      <w:r w:rsidRPr="00B20EDD">
        <w:rPr>
          <w:b/>
          <w:bCs w:val="0"/>
        </w:rPr>
        <w:instrText xml:space="preserve"> SEQ Figure \* ARABIC </w:instrText>
      </w:r>
      <w:r w:rsidRPr="00B20EDD">
        <w:rPr>
          <w:b/>
          <w:bCs w:val="0"/>
        </w:rPr>
        <w:fldChar w:fldCharType="separate"/>
      </w:r>
      <w:r w:rsidR="00EB60C3">
        <w:rPr>
          <w:b/>
          <w:bCs w:val="0"/>
          <w:noProof/>
        </w:rPr>
        <w:t>1</w:t>
      </w:r>
      <w:r w:rsidRPr="00B20EDD">
        <w:rPr>
          <w:b/>
          <w:bCs w:val="0"/>
        </w:rPr>
        <w:fldChar w:fldCharType="end"/>
      </w:r>
      <w:r w:rsidRPr="003F0276">
        <w:t xml:space="preserve"> Sample Objective Function Topology</w:t>
      </w:r>
      <w:r w:rsidR="00070540" w:rsidRPr="003F0276">
        <w:t xml:space="preserve"> </w:t>
      </w:r>
      <w:r w:rsidR="00070540" w:rsidRPr="003F0276">
        <w:fldChar w:fldCharType="begin"/>
      </w:r>
      <w:r w:rsidR="00C3436D">
        <w:instrText xml:space="preserve"> ADDIN ZOTERO_ITEM CSL_CITATION {"citationID":"AlaJc9Tk","properties":{"formattedCitation":"(Diego Andr\\uc0\\u233{}s Alvarez Mar\\uc0\\u237{}n, 2010)","plainCitation":"(Diego Andrés Alvarez Marín, 2010)","noteIndex":0},"citationItems":[{"id":20,"uris":["http://zotero.org/users/5028357/items/IYEPGH3D"],"uri":["http://zotero.org/users/5028357/items/IYEPGH3D"],"itemData":{"id":20,"type":"graphic","title":"Rastrigin Function","author":[{"literal":"Diego Andrés Alvarez Marín"}],"issued":{"date-parts":[["2010"]]}}}],"schema":"https://github.com/citation-style-language/schema/raw/master/csl-citation.json"} </w:instrText>
      </w:r>
      <w:r w:rsidR="00070540" w:rsidRPr="003F0276">
        <w:fldChar w:fldCharType="separate"/>
      </w:r>
      <w:r w:rsidR="00070540" w:rsidRPr="003F0276">
        <w:rPr>
          <w:szCs w:val="24"/>
        </w:rPr>
        <w:t>(Diego Andrés Alvarez Marín, 2010)</w:t>
      </w:r>
      <w:bookmarkEnd w:id="4"/>
      <w:r w:rsidR="00070540" w:rsidRPr="003F0276">
        <w:fldChar w:fldCharType="end"/>
      </w:r>
    </w:p>
    <w:p w14:paraId="17546130" w14:textId="77777777" w:rsidR="00C13FFB" w:rsidRPr="003F0276" w:rsidRDefault="00C13FFB" w:rsidP="00B20EDD">
      <w:pPr>
        <w:pStyle w:val="Standard"/>
        <w:spacing w:line="240" w:lineRule="auto"/>
      </w:pPr>
    </w:p>
    <w:p w14:paraId="18B4FB52" w14:textId="77777777" w:rsidR="000E7B34" w:rsidRPr="000E7B34" w:rsidRDefault="003B0EB0" w:rsidP="000E7B34">
      <w:pPr>
        <w:pStyle w:val="Standard"/>
        <w:ind w:firstLine="720"/>
      </w:pPr>
      <w:r w:rsidRPr="003F0276">
        <w:t>A typical metaheuristic algorithm, called Simulated Annealing</w:t>
      </w:r>
      <w:r w:rsidR="001B4020">
        <w:t xml:space="preserve"> (SA)</w:t>
      </w:r>
      <w:r w:rsidRPr="003F0276">
        <w:t xml:space="preserve">, follows a process </w:t>
      </w:r>
      <w:r w:rsidR="00115B55">
        <w:t>similar to</w:t>
      </w:r>
      <w:r w:rsidR="00115B55" w:rsidRPr="003F0276">
        <w:t xml:space="preserve"> </w:t>
      </w:r>
      <w:r w:rsidRPr="003F0276">
        <w:t>the annealing process in materials engineering</w:t>
      </w:r>
      <w:r w:rsidR="00312E42" w:rsidRPr="003F0276">
        <w:t xml:space="preserve"> </w:t>
      </w:r>
      <w:r w:rsidRPr="003F0276">
        <w:fldChar w:fldCharType="begin"/>
      </w:r>
      <w:r w:rsidR="00C3436D">
        <w:instrText xml:space="preserve"> ADDIN ZOTERO_ITEM CSL_CITATION {"citationID":"JwL9gxFE","properties":{"formattedCitation":"(Luke, 2013)","plainCitation":"(Luke, 2013)","noteIndex":0},"citationItems":[{"id":40,"uris":["http://zotero.org/users/5028357/items/WUX59A4X"],"uri":["http://zotero.org/users/5028357/items/WUX59A4X"],"itemData":{"id":40,"type":"book","edition":"Second edition, online version 2.0","event-place":"Morrisville, N.C.","ISBN":"978-1-300-54962-8","language":"en","note":"OCLC: 876159426","number-of-pages":"239","publisher":"lulu.com","publisher-place":"Morrisville, N.C.","source":"Gemeinsamer Bibliotheksverbund ISBN","title":"Essentials of metaheuristics: a set of undergraduate lecture notes","title-short":"Essentials of metaheuristics","author":[{"family":"Luke","given":"Sean"}],"issued":{"date-parts":[["2013"]]}}}],"schema":"https://github.com/citation-style-language/schema/raw/master/csl-citation.json"} </w:instrText>
      </w:r>
      <w:r w:rsidRPr="003F0276">
        <w:fldChar w:fldCharType="separate"/>
      </w:r>
      <w:r w:rsidRPr="003F0276">
        <w:t>(Luke, 2013)</w:t>
      </w:r>
      <w:r w:rsidRPr="003F0276">
        <w:fldChar w:fldCharType="end"/>
      </w:r>
      <w:r w:rsidRPr="003F0276">
        <w:t>. This is quite common with recently developed metaheuristic algorithms since many natural processes tend to have optimizing properties</w:t>
      </w:r>
      <w:r w:rsidR="00461B1C" w:rsidRPr="003F0276">
        <w:t xml:space="preserve"> </w:t>
      </w:r>
      <w:r w:rsidR="00461B1C" w:rsidRPr="003F0276">
        <w:fldChar w:fldCharType="begin"/>
      </w:r>
      <w:r w:rsidR="00C3436D">
        <w:instrText xml:space="preserve"> ADDIN ZOTERO_ITEM CSL_CITATION {"citationID":"8p7vWXvm","properties":{"formattedCitation":"(Bianchi et al., 2009)","plainCitation":"(Bianchi et al., 2009)","noteIndex":0},"citationItems":[{"id":41,"uris":["http://zotero.org/users/5028357/items/Y4FEVLB9"],"uri":["http://zotero.org/users/5028357/items/Y4FEVLB9"],"itemData":{"id":41,"type":"article-journal","abstract":"Metaheuristics are general algorithmic frameworks, often nature-inspired, designed to solve complex optimization problems, and they are a growing research area since a few decades. In recent years, metaheuristics are emerging as successful alternatives to more classical approaches also for solving optimization problems that include in their mathematical formulation uncertain, stochastic, and dynamic information. In this paper metaheuristics such as Ant Colony Optimization, Evolutionary Computation, Simulated Annealing, Tabu Search and others are introduced, and their applications to the class of Stochastic Combinatorial Optimization Problems (SCOPs) is thoroughly reviewed. Issues common to all metaheuristics, open problems, and possible directions of research are proposed and discussed. In this survey, the reader familiar to metaheuristics ﬁnds also pointers to classical algorithmic approaches to optimization under uncertainty, and useful informations to start working on this problem domain, while the reader new to metaheuristics should ﬁnd a good tutorial in those metaheuristics that are currently being applied to optimization under uncertainty, and motivations for interest in this ﬁeld.","container-title":"Natural Computing","DOI":"10.1007/s11047-008-9098-4","ISSN":"1567-7818, 1572-9796","issue":"2","journalAbbreviation":"Nat Comput","language":"en","page":"239-287","source":"DOI.org (Crossref)","title":"A survey on metaheuristics for stochastic combinatorial optimization","volume":"8","author":[{"family":"Bianchi","given":"Leonora"},{"family":"Dorigo","given":"Marco"},{"family":"Gambardella","given":"Luca Maria"},{"family":"Gutjahr","given":"Walter J."}],"issued":{"date-parts":[["2009",6]]}}}],"schema":"https://github.com/citation-style-language/schema/raw/master/csl-citation.json"} </w:instrText>
      </w:r>
      <w:r w:rsidR="00461B1C" w:rsidRPr="003F0276">
        <w:fldChar w:fldCharType="separate"/>
      </w:r>
      <w:r w:rsidR="00461B1C" w:rsidRPr="003F0276">
        <w:t>(Bianchi et al., 2009)</w:t>
      </w:r>
      <w:r w:rsidR="00461B1C" w:rsidRPr="003F0276">
        <w:fldChar w:fldCharType="end"/>
      </w:r>
      <w:r w:rsidRPr="003F0276">
        <w:t xml:space="preserve">. As the name indicates, this algorithm optimizes objective functions by modeling the physical process by which particles inside a material rearrange themselves to achieve thermal equilibrium. It is based on the principle of local search heuristics which explores the problem space </w:t>
      </w:r>
      <w:r w:rsidR="00405A33" w:rsidRPr="003F0276">
        <w:t xml:space="preserve">by comparing the </w:t>
      </w:r>
      <w:r w:rsidR="00753542" w:rsidRPr="003F0276">
        <w:t>best obtained</w:t>
      </w:r>
      <w:r w:rsidR="00405A33" w:rsidRPr="003F0276">
        <w:t xml:space="preserve"> </w:t>
      </w:r>
      <w:r w:rsidR="00753542" w:rsidRPr="003F0276">
        <w:t>value of the objective function to that of a</w:t>
      </w:r>
      <w:r w:rsidRPr="003F0276">
        <w:t xml:space="preserve"> neighbor</w:t>
      </w:r>
      <w:r w:rsidR="00753542" w:rsidRPr="003F0276">
        <w:t xml:space="preserve"> and selecting the new point if it is better than the current one</w:t>
      </w:r>
      <w:r w:rsidR="00A13E06">
        <w:t>,</w:t>
      </w:r>
      <w:r w:rsidR="00753542" w:rsidRPr="003F0276">
        <w:t xml:space="preserve"> or randomly </w:t>
      </w:r>
      <w:r w:rsidR="00A13E06">
        <w:t xml:space="preserve">selecting the new point </w:t>
      </w:r>
      <w:r w:rsidR="00753542" w:rsidRPr="003F0276">
        <w:t>depending on the temperature parameter: the higher the temperature parameter the more random changes are</w:t>
      </w:r>
      <w:r w:rsidR="00461B1C" w:rsidRPr="003F0276">
        <w:t xml:space="preserve"> </w:t>
      </w:r>
      <w:r w:rsidR="00461B1C" w:rsidRPr="003F0276">
        <w:fldChar w:fldCharType="begin"/>
      </w:r>
      <w:r w:rsidR="00C3436D">
        <w:instrText xml:space="preserve"> ADDIN ZOTERO_ITEM CSL_CITATION {"citationID":"O4DqGjaN","properties":{"formattedCitation":"(Bianchi et al., 2009)","plainCitation":"(Bianchi et al., 2009)","noteIndex":0},"citationItems":[{"id":41,"uris":["http://zotero.org/users/5028357/items/Y4FEVLB9"],"uri":["http://zotero.org/users/5028357/items/Y4FEVLB9"],"itemData":{"id":41,"type":"article-journal","abstract":"Metaheuristics are general algorithmic frameworks, often nature-inspired, designed to solve complex optimization problems, and they are a growing research area since a few decades. In recent years, metaheuristics are emerging as successful alternatives to more classical approaches also for solving optimization problems that include in their mathematical formulation uncertain, stochastic, and dynamic information. In this paper metaheuristics such as Ant Colony Optimization, Evolutionary Computation, Simulated Annealing, Tabu Search and others are introduced, and their applications to the class of Stochastic Combinatorial Optimization Problems (SCOPs) is thoroughly reviewed. Issues common to all metaheuristics, open problems, and possible directions of research are proposed and discussed. In this survey, the reader familiar to metaheuristics ﬁnds also pointers to classical algorithmic approaches to optimization under uncertainty, and useful informations to start working on this problem domain, while the reader new to metaheuristics should ﬁnd a good tutorial in those metaheuristics that are currently being applied to optimization under uncertainty, and motivations for interest in this ﬁeld.","container-title":"Natural Computing","DOI":"10.1007/s11047-008-9098-4","ISSN":"1567-7818, 1572-9796","issue":"2","journalAbbreviation":"Nat Comput","language":"en","page":"239-287","source":"DOI.org (Crossref)","title":"A survey on metaheuristics for stochastic combinatorial optimization","volume":"8","author":[{"family":"Bianchi","given":"Leonora"},{"family":"Dorigo","given":"Marco"},{"family":"Gambardella","given":"Luca Maria"},{"family":"Gutjahr","given":"Walter J."}],"issued":{"date-parts":[["2009",6]]}}}],"schema":"https://github.com/citation-style-language/schema/raw/master/csl-citation.json"} </w:instrText>
      </w:r>
      <w:r w:rsidR="00461B1C" w:rsidRPr="003F0276">
        <w:fldChar w:fldCharType="separate"/>
      </w:r>
      <w:r w:rsidR="00461B1C" w:rsidRPr="003F0276">
        <w:t>(Bianchi et al., 2009)</w:t>
      </w:r>
      <w:r w:rsidR="00461B1C" w:rsidRPr="003F0276">
        <w:fldChar w:fldCharType="end"/>
      </w:r>
      <w:r w:rsidRPr="003F0276">
        <w:t xml:space="preserve">. A control </w:t>
      </w:r>
      <w:r w:rsidRPr="003F0276">
        <w:lastRenderedPageBreak/>
        <w:t>parameter which effectively represents the temperature of the annealing process determines how greed</w:t>
      </w:r>
      <w:r w:rsidR="005F0BB4">
        <w:t>il</w:t>
      </w:r>
      <w:r w:rsidRPr="003F0276">
        <w:t>y the optimization process is conducted.</w:t>
      </w:r>
      <w:r w:rsidR="0016081C" w:rsidRPr="003F0276">
        <w:t xml:space="preserve"> </w:t>
      </w:r>
      <w:r w:rsidR="0016081C" w:rsidRPr="003F0276">
        <w:fldChar w:fldCharType="begin"/>
      </w:r>
      <w:r w:rsidR="0016081C" w:rsidRPr="003F0276">
        <w:instrText xml:space="preserve"> REF _Ref47706026 \h </w:instrText>
      </w:r>
      <w:r w:rsidR="003F0276">
        <w:instrText xml:space="preserve"> \* MERGEFORMAT </w:instrText>
      </w:r>
      <w:r w:rsidR="0016081C" w:rsidRPr="003F0276">
        <w:fldChar w:fldCharType="separate"/>
      </w:r>
    </w:p>
    <w:p w14:paraId="63933BD7" w14:textId="3567D4D2" w:rsidR="00605038" w:rsidRPr="003F0276" w:rsidRDefault="0016081C" w:rsidP="00B20EDD">
      <w:pPr>
        <w:pStyle w:val="Standard"/>
        <w:ind w:firstLine="720"/>
      </w:pPr>
      <w:r w:rsidRPr="003F0276">
        <w:fldChar w:fldCharType="end"/>
      </w:r>
      <w:r w:rsidR="005F0BB4">
        <w:t xml:space="preserve"> </w:t>
      </w:r>
      <w:r w:rsidR="00A13E06">
        <w:t xml:space="preserve">This principle </w:t>
      </w:r>
      <w:r w:rsidR="005F0BB4">
        <w:t xml:space="preserve">is presented in </w:t>
      </w:r>
      <w:r w:rsidR="001077DA">
        <w:fldChar w:fldCharType="begin"/>
      </w:r>
      <w:r w:rsidR="001077DA">
        <w:instrText xml:space="preserve"> REF  _Ref48161346 \* Lower \h </w:instrText>
      </w:r>
      <w:r w:rsidR="001077DA">
        <w:fldChar w:fldCharType="separate"/>
      </w:r>
      <w:r w:rsidR="000E7B34" w:rsidRPr="009C6C7F">
        <w:t xml:space="preserve">appendix </w:t>
      </w:r>
      <w:r w:rsidR="001077DA">
        <w:fldChar w:fldCharType="end"/>
      </w:r>
      <w:r w:rsidR="00A13E06">
        <w:t>,</w:t>
      </w:r>
      <w:r w:rsidRPr="003F0276">
        <w:t xml:space="preserve"> </w:t>
      </w:r>
      <w:r w:rsidR="00A13E06">
        <w:t xml:space="preserve">which </w:t>
      </w:r>
      <w:r w:rsidR="003B0EB0" w:rsidRPr="003F0276">
        <w:t>outlines the simulated annealing process in pseudo code. The temperature parameter</w:t>
      </w:r>
      <w:r w:rsidR="005F0BB4">
        <w:t>,</w:t>
      </w:r>
      <w:r w:rsidR="003B0EB0" w:rsidRPr="003F0276">
        <w:t xml:space="preserve"> represented by the variable </w:t>
      </w:r>
      <m:oMath>
        <m:r>
          <w:rPr>
            <w:rFonts w:ascii="Cambria Math" w:hAnsi="Cambria Math"/>
          </w:rPr>
          <m:t>T</m:t>
        </m:r>
      </m:oMath>
      <w:r w:rsidR="005F0BB4">
        <w:t>,</w:t>
      </w:r>
      <w:r w:rsidRPr="003F0276">
        <w:t xml:space="preserve"> </w:t>
      </w:r>
      <w:r w:rsidR="003B0EB0" w:rsidRPr="003F0276">
        <w:t xml:space="preserve">is used in the calculation of a probability factor named </w:t>
      </w:r>
      <m:oMath>
        <m:r>
          <w:rPr>
            <w:rFonts w:ascii="Cambria Math" w:hAnsi="Cambria Math"/>
          </w:rPr>
          <m:t>p</m:t>
        </m:r>
      </m:oMath>
      <w:r w:rsidR="003B0EB0" w:rsidRPr="003F0276">
        <w:t xml:space="preserve">. </w:t>
      </w:r>
      <w:r w:rsidR="00115B55">
        <w:t>The calculated value</w:t>
      </w:r>
      <w:r w:rsidR="003B0EB0" w:rsidRPr="003F0276">
        <w:t xml:space="preserve"> </w:t>
      </w:r>
      <w:r w:rsidR="00670B32" w:rsidRPr="003F0276">
        <w:t xml:space="preserve">is </w:t>
      </w:r>
      <w:r w:rsidR="00115B55">
        <w:t xml:space="preserve">then </w:t>
      </w:r>
      <w:r w:rsidR="00670B32" w:rsidRPr="003F0276">
        <w:t>compared to a randomly generated number</w:t>
      </w:r>
      <w:r w:rsidR="00115B55">
        <w:t xml:space="preserve"> </w:t>
      </w:r>
      <w:r w:rsidR="005F0BB4">
        <w:t xml:space="preserve">to </w:t>
      </w:r>
      <w:r w:rsidR="00115B55">
        <w:t xml:space="preserve">decide if it accepts the new position or not. It is this mechanism that makes </w:t>
      </w:r>
      <w:r w:rsidR="001B4020">
        <w:t>SA</w:t>
      </w:r>
      <w:r w:rsidR="00115B55">
        <w:t xml:space="preserve"> a stochastic </w:t>
      </w:r>
      <w:r w:rsidR="005F0BB4">
        <w:t>algorithm</w:t>
      </w:r>
      <w:r w:rsidR="00115B55">
        <w:t xml:space="preserve">. It is also this mechanism that allows </w:t>
      </w:r>
      <w:r w:rsidR="001B4020">
        <w:t>SA</w:t>
      </w:r>
      <w:r w:rsidR="00115B55">
        <w:t xml:space="preserve"> to sometimes move to non-improving positions.</w:t>
      </w:r>
      <w:r w:rsidR="003B0EB0" w:rsidRPr="003F0276">
        <w:t xml:space="preserve"> The so-called temperature of the algorithm is typically set to a high value at the beginning of the process and then decreased gradually as time goes by</w:t>
      </w:r>
      <w:r w:rsidR="00312E42" w:rsidRPr="003F0276">
        <w:t xml:space="preserve"> </w:t>
      </w:r>
      <w:r w:rsidR="00312E42" w:rsidRPr="003F0276">
        <w:fldChar w:fldCharType="begin"/>
      </w:r>
      <w:r w:rsidR="00C3436D">
        <w:instrText xml:space="preserve"> ADDIN ZOTERO_ITEM CSL_CITATION {"citationID":"F4sovK3o","properties":{"formattedCitation":"(Luke, 2013)","plainCitation":"(Luke, 2013)","noteIndex":0},"citationItems":[{"id":40,"uris":["http://zotero.org/users/5028357/items/WUX59A4X"],"uri":["http://zotero.org/users/5028357/items/WUX59A4X"],"itemData":{"id":40,"type":"book","edition":"Second edition, online version 2.0","event-place":"Morrisville, N.C.","ISBN":"978-1-300-54962-8","language":"en","note":"OCLC: 876159426","number-of-pages":"239","publisher":"lulu.com","publisher-place":"Morrisville, N.C.","source":"Gemeinsamer Bibliotheksverbund ISBN","title":"Essentials of metaheuristics: a set of undergraduate lecture notes","title-short":"Essentials of metaheuristics","author":[{"family":"Luke","given":"Sean"}],"issued":{"date-parts":[["2013"]]}}}],"schema":"https://github.com/citation-style-language/schema/raw/master/csl-citation.json"} </w:instrText>
      </w:r>
      <w:r w:rsidR="00312E42" w:rsidRPr="003F0276">
        <w:fldChar w:fldCharType="separate"/>
      </w:r>
      <w:r w:rsidR="00312E42" w:rsidRPr="003F0276">
        <w:t>(Luke, 2013)</w:t>
      </w:r>
      <w:r w:rsidR="00312E42" w:rsidRPr="003F0276">
        <w:fldChar w:fldCharType="end"/>
      </w:r>
      <w:r w:rsidR="003B0EB0" w:rsidRPr="003F0276">
        <w:t xml:space="preserve">. </w:t>
      </w:r>
      <w:r w:rsidR="001B4020">
        <w:t xml:space="preserve">When the temperature </w:t>
      </w:r>
      <w:r w:rsidR="00A13E06">
        <w:t xml:space="preserve">is </w:t>
      </w:r>
      <w:r w:rsidR="001B37EE">
        <w:t>reduced</w:t>
      </w:r>
      <w:r w:rsidR="001B4020">
        <w:t>, SA</w:t>
      </w:r>
      <w:r w:rsidR="003B0EB0" w:rsidRPr="003F0276">
        <w:t xml:space="preserve"> </w:t>
      </w:r>
      <w:r w:rsidR="00670B32" w:rsidRPr="003F0276">
        <w:t xml:space="preserve">becomes </w:t>
      </w:r>
      <w:r w:rsidR="001B4020">
        <w:t>a simple greedy algorithm</w:t>
      </w:r>
      <w:r w:rsidR="001B4020" w:rsidRPr="003F0276">
        <w:t xml:space="preserve"> </w:t>
      </w:r>
      <w:r w:rsidR="001B4020">
        <w:t xml:space="preserve">that </w:t>
      </w:r>
      <w:r w:rsidR="00670B32" w:rsidRPr="003F0276">
        <w:t xml:space="preserve">follows a consistent path </w:t>
      </w:r>
      <w:r w:rsidR="003B0EB0" w:rsidRPr="003F0276">
        <w:t xml:space="preserve">toward a solution. The stochastic component is useful at the start of the process to help reduce the chances of the algorithm </w:t>
      </w:r>
      <w:r w:rsidR="001B4020">
        <w:t>getting trapped</w:t>
      </w:r>
      <w:r w:rsidR="003B0EB0" w:rsidRPr="003F0276">
        <w:t xml:space="preserve"> in a local </w:t>
      </w:r>
      <w:r w:rsidR="001B4020">
        <w:t>extreme value</w:t>
      </w:r>
      <w:r w:rsidR="003B0EB0" w:rsidRPr="003F0276">
        <w:t>.</w:t>
      </w:r>
      <w:r w:rsidR="00670B32" w:rsidRPr="003F0276">
        <w:t xml:space="preserve"> </w:t>
      </w:r>
    </w:p>
    <w:p w14:paraId="0827FB83" w14:textId="7A06FE6D" w:rsidR="00F94CBA" w:rsidRPr="003F0276" w:rsidRDefault="00F94CBA" w:rsidP="00B20EDD">
      <w:pPr>
        <w:pStyle w:val="Standard"/>
        <w:spacing w:line="240" w:lineRule="auto"/>
      </w:pPr>
    </w:p>
    <w:p w14:paraId="4EDB808E" w14:textId="4C4AB0BC" w:rsidR="006D0C35" w:rsidRPr="003F0276" w:rsidRDefault="006D0C35" w:rsidP="00D62FB4">
      <w:r w:rsidRPr="003F0276">
        <w:t xml:space="preserve">As the field </w:t>
      </w:r>
      <w:r w:rsidR="00DC4E35">
        <w:t>keeps advancing</w:t>
      </w:r>
      <w:r w:rsidRPr="003F0276">
        <w:t>, many algorithms are continuously being proposed and</w:t>
      </w:r>
      <w:r w:rsidR="00DC4E35">
        <w:t xml:space="preserve"> so</w:t>
      </w:r>
      <w:r w:rsidRPr="003F0276">
        <w:t xml:space="preserve"> a systematic evaluat</w:t>
      </w:r>
      <w:r w:rsidR="00C50836">
        <w:t>ion</w:t>
      </w:r>
      <w:r w:rsidRPr="003F0276">
        <w:t xml:space="preserve"> </w:t>
      </w:r>
      <w:r w:rsidR="00C50836">
        <w:t>method</w:t>
      </w:r>
      <w:r w:rsidR="00C50836" w:rsidRPr="003F0276">
        <w:t xml:space="preserve"> </w:t>
      </w:r>
      <w:r w:rsidRPr="003F0276">
        <w:t xml:space="preserve">is needed. To solve this issue, many test problems are also being created to benchmark new metaheuristics </w:t>
      </w:r>
      <w:proofErr w:type="gramStart"/>
      <w:r w:rsidR="00A13E06">
        <w:t>so as</w:t>
      </w:r>
      <w:r w:rsidR="002405E1">
        <w:t xml:space="preserve"> to</w:t>
      </w:r>
      <w:proofErr w:type="gramEnd"/>
      <w:r w:rsidRPr="003F0276">
        <w:t xml:space="preserve"> determine what type</w:t>
      </w:r>
      <w:r w:rsidR="002405E1">
        <w:t>s</w:t>
      </w:r>
      <w:r w:rsidRPr="003F0276">
        <w:t xml:space="preserve"> of problems they are good at solving.</w:t>
      </w:r>
      <w:r w:rsidR="00E105B3">
        <w:t xml:space="preserve"> </w:t>
      </w:r>
      <w:r w:rsidR="00213799">
        <w:t>Benchmarking is defined as the determination of a metaheuristic’s performance when applied to a specific type of problem using a combination of theoretical and empirical approaches</w:t>
      </w:r>
      <w:r w:rsidR="00213799">
        <w:fldChar w:fldCharType="begin"/>
      </w:r>
      <w:r w:rsidR="00C3436D">
        <w:instrText xml:space="preserve"> ADDIN ZOTERO_ITEM CSL_CITATION {"citationID":"ENkOAeIF","properties":{"formattedCitation":"(Sala &amp; M\\uc0\\u252{}ller, 2020)","plainCitation":"(Sala &amp; Müller, 2020)","noteIndex":0},"citationItems":[{"id":73,"uris":["http://zotero.org/users/5028357/items/SJLLBLWN"],"uri":["http://zotero.org/users/5028357/items/SJLLBLWN"],"itemData":{"id":73,"type":"article-journal","abstract":"Research on new optimization algorithms is often funded based on the motivation that such algorithms might improve the capabilities to deal with real-world and industrially relevant optimization challenges. Besides a huge variety of different evolutionary and metaheuristic optimization algorithms, also a large number of test problems and benchmark suites have been developed and used for comparative assessments of algorithms, in the context of global, continuous, and black-box optimization. For many of the commonly used synthetic benchmark problems or artificial fitness landscapes, there are however, no methods available, to relate the resulting algorithm performance assessments to technologically relevant real-world optimization problems, or vice versa. Also, from a theoretical perspective, many of the commonly used benchmark problems and approaches have little to no generalization value. Based on a mini-review of publications with critical comments, advice, and new approaches, this communication aims to give a constructive perspective on several open challenges and prospective research directions related to systematic and generalizable benchmarking for black-box optimization.","container-title":"arXiv:2007.00541 [cs, math]","note":"arXiv: 2007.00541","source":"arXiv.org","title":"Benchmarking for Metaheuristic Black-Box Optimization: Perspectives and Open Challenges","title-short":"Benchmarking for Metaheuristic Black-Box Optimization","URL":"http://arxiv.org/abs/2007.00541","author":[{"family":"Sala","given":"Ramses"},{"family":"Müller","given":"Ralf"}],"accessed":{"date-parts":[["2020",7,23]]},"issued":{"date-parts":[["2020",7,1]]}}}],"schema":"https://github.com/citation-style-language/schema/raw/master/csl-citation.json"} </w:instrText>
      </w:r>
      <w:r w:rsidR="00213799">
        <w:fldChar w:fldCharType="separate"/>
      </w:r>
      <w:r w:rsidR="00213799" w:rsidRPr="00213799">
        <w:t>(Sala &amp; Müller, 2020)</w:t>
      </w:r>
      <w:r w:rsidR="00213799">
        <w:fldChar w:fldCharType="end"/>
      </w:r>
      <w:r w:rsidR="00213799">
        <w:t xml:space="preserve">. In the context of this research, </w:t>
      </w:r>
      <w:r w:rsidR="00F34C42">
        <w:t>a framework will be developed to evaluate metaheuristics on standard test problems to determine their performance.</w:t>
      </w:r>
      <w:r w:rsidR="00213799">
        <w:t xml:space="preserve"> </w:t>
      </w:r>
      <w:r w:rsidRPr="003F0276">
        <w:t xml:space="preserve"> </w:t>
      </w:r>
      <w:r w:rsidR="00F34C42">
        <w:t xml:space="preserve">For example, </w:t>
      </w:r>
      <w:r w:rsidRPr="003F0276">
        <w:t xml:space="preserve">the Cross-Entropy </w:t>
      </w:r>
      <w:bookmarkStart w:id="5" w:name="ZOTERO_BREF_HP3rw07PVvbP"/>
      <w:r w:rsidRPr="003F0276">
        <w:t xml:space="preserve">Toolbox proposed in </w:t>
      </w:r>
      <w:r w:rsidRPr="003F0276">
        <w:fldChar w:fldCharType="begin"/>
      </w:r>
      <w:r w:rsidR="00C3436D">
        <w:instrText xml:space="preserve"> ADDIN ZOTERO_ITEM CSL_CITATION {"citationID":"Q04ilddy","properties":{"formattedCitation":"(Zdravko Botev et al., 2004)","plainCitation":"(Zdravko Botev et al., 2004)","noteIndex":0},"citationItems":[{"id":61,"uris":["http://zotero.org/users/5028357/items/H3Q9YQDQ"],"uri":["http://zotero.org/users/5028357/items/H3Q9YQDQ"],"itemData":{"id":61,"type":"webpage","container-title":"The Cross-Entropy Toolbox","title":"main","URL":"https://www.maths.uq.edu.au/CEToolBox/","author":[{"literal":"Zdravko Botev"},{"literal":"Dirk Kroese"},{"literal":"Thomas Taimre"},{"literal":"Jenny Liu"},{"literal":"Sho Nariai"}],"accessed":{"date-parts":[["2020",7,31]]},"issued":{"date-parts":[["2004"]]}}}],"schema":"https://github.com/citation-style-language/schema/raw/master/csl-citation.json"} </w:instrText>
      </w:r>
      <w:r w:rsidRPr="003F0276">
        <w:fldChar w:fldCharType="separate"/>
      </w:r>
      <w:r w:rsidRPr="003F0276">
        <w:rPr>
          <w:lang w:val="en-CA"/>
        </w:rPr>
        <w:t>(Zdravko Botev et al., 2004)</w:t>
      </w:r>
      <w:r w:rsidRPr="003F0276">
        <w:fldChar w:fldCharType="end"/>
      </w:r>
      <w:r w:rsidRPr="003F0276">
        <w:t xml:space="preserve"> </w:t>
      </w:r>
      <w:bookmarkEnd w:id="5"/>
      <w:r w:rsidRPr="003F0276">
        <w:t>contains a diverse set of test functions</w:t>
      </w:r>
      <w:r w:rsidR="006D4693">
        <w:t xml:space="preserve"> for both constrained and unconstrained optimization</w:t>
      </w:r>
      <w:r w:rsidRPr="003F0276">
        <w:t xml:space="preserve"> that can be used to evaluate the performance of metaheuristics</w:t>
      </w:r>
      <w:r w:rsidR="006D4693">
        <w:t>.</w:t>
      </w:r>
      <w:r w:rsidR="00FB08EA" w:rsidRPr="003F0276">
        <w:t xml:space="preserve"> </w:t>
      </w:r>
      <w:r w:rsidR="006D4693">
        <w:t>This</w:t>
      </w:r>
      <w:r w:rsidR="006D4693" w:rsidRPr="003F0276">
        <w:t xml:space="preserve"> </w:t>
      </w:r>
      <w:r w:rsidR="00FB08EA" w:rsidRPr="003F0276">
        <w:t>is discussed in more detail in</w:t>
      </w:r>
      <w:r w:rsidR="00830780">
        <w:t xml:space="preserve"> </w:t>
      </w:r>
      <w:r w:rsidR="006D4693">
        <w:t>section</w:t>
      </w:r>
      <w:r w:rsidR="00830780">
        <w:t xml:space="preserve"> </w:t>
      </w:r>
      <w:r w:rsidR="00830780">
        <w:fldChar w:fldCharType="begin"/>
      </w:r>
      <w:r w:rsidR="00830780">
        <w:instrText xml:space="preserve"> REF __RefHeading___Toc6093_3778402420 \r \h </w:instrText>
      </w:r>
      <w:r w:rsidR="00830780">
        <w:fldChar w:fldCharType="separate"/>
      </w:r>
      <w:r w:rsidR="000E7B34">
        <w:t>1</w:t>
      </w:r>
      <w:r w:rsidR="00830780">
        <w:fldChar w:fldCharType="end"/>
      </w:r>
      <w:r w:rsidRPr="003F0276">
        <w:t xml:space="preserve">. In addition to the test functions, many principles and theories have been developed to address the challenges involved in benchmarking metaheuristics algorithms. For instance, the No Free Lunch Theorem (NFLT) stipulates that no </w:t>
      </w:r>
      <w:r w:rsidR="006D0CF8">
        <w:t xml:space="preserve">single </w:t>
      </w:r>
      <w:r w:rsidRPr="003F0276">
        <w:t>algorithm is appropriate for all possible types of problems</w:t>
      </w:r>
      <w:r w:rsidR="00947183" w:rsidRPr="003F0276">
        <w:t xml:space="preserve"> </w:t>
      </w:r>
      <w:r w:rsidR="00947183" w:rsidRPr="003F0276">
        <w:fldChar w:fldCharType="begin"/>
      </w:r>
      <w:r w:rsidR="00C3436D">
        <w:instrText xml:space="preserve"> ADDIN ZOTERO_ITEM CSL_CITATION {"citationID":"78BsXp8X","properties":{"formattedCitation":"(Koppen et al., 2001)","plainCitation":"(Koppen et al., 2001)","noteIndex":0},"citationItems":[{"id":16,"uris":["http://zotero.org/users/5028357/items/C8A9NK94"],"uri":["http://zotero.org/users/5028357/items/C8A9NK94"],"itemData":{"id":16,"type":"article-journal","abstract":"This note discusses the recent paper \"Some technical remarks on the proof of the no free lunch theorem\" by Koppen (2000). In that paper, some technical issues related to the formal proof of the no free lunch (NFL) theorem for search were given by Wolpert and Macready (1995, 1997). The present authors explore the issues raised in that paper including the presentation of a simpler version of the NFL proof in accord with a suggestion made explicitly by Koppen (2000) and implicitly by Wolpert and Macready (1997). They also includes the correction of an incorrect claim made by Koppen (2000) of a limitation of the NFL theorem. Finally, some thoughts on future research directions for research into algorithm performance are given.","container-title":"IEEE Transactions on Evolutionary Computation","DOI":"10.1109/4235.930318","ISSN":"1941-0026","issue":"3","note":"event: IEEE Transactions on Evolutionary Computation","page":"295-296","source":"IEEE Xplore","title":"Remarks on a recent paper on the \"no free lunch\" theorems","volume":"5","author":[{"family":"Koppen","given":"M."},{"family":"Wolpert","given":"D.H."},{"family":"Macready","given":"W.G."}],"issued":{"date-parts":[["2001",6]]}}}],"schema":"https://github.com/citation-style-language/schema/raw/master/csl-citation.json"} </w:instrText>
      </w:r>
      <w:r w:rsidR="00947183" w:rsidRPr="003F0276">
        <w:fldChar w:fldCharType="separate"/>
      </w:r>
      <w:r w:rsidR="00947183" w:rsidRPr="003F0276">
        <w:t>(Koppen et al., 2001)</w:t>
      </w:r>
      <w:r w:rsidR="00947183" w:rsidRPr="003F0276">
        <w:fldChar w:fldCharType="end"/>
      </w:r>
      <w:r w:rsidRPr="003F0276">
        <w:t xml:space="preserve"> </w:t>
      </w:r>
      <w:r w:rsidRPr="003F0276">
        <w:fldChar w:fldCharType="begin"/>
      </w:r>
      <w:r w:rsidR="00C3436D">
        <w:instrText xml:space="preserve"> ADDIN ZOTERO_ITEM CSL_CITATION {"citationID":"6bcoNch4","properties":{"formattedCitation":"(Brownlee,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Pr="003F0276">
        <w:fldChar w:fldCharType="separate"/>
      </w:r>
      <w:r w:rsidRPr="003F0276">
        <w:t>(Brownlee, 2007)</w:t>
      </w:r>
      <w:r w:rsidRPr="003F0276">
        <w:fldChar w:fldCharType="end"/>
      </w:r>
      <w:r w:rsidRPr="003F0276">
        <w:t xml:space="preserve"> </w:t>
      </w:r>
      <w:bookmarkStart w:id="6" w:name="ZOTERO_BREF_66Jx5ELudCtn"/>
      <w:r w:rsidRPr="003F0276">
        <w:t>(Sala &amp; Müller, 2020)</w:t>
      </w:r>
      <w:bookmarkEnd w:id="6"/>
      <w:r w:rsidRPr="003F0276">
        <w:t>.</w:t>
      </w:r>
    </w:p>
    <w:p w14:paraId="0363C1DC" w14:textId="14092E36" w:rsidR="00F94CBA" w:rsidRDefault="007E58F3" w:rsidP="00D93602">
      <w:pPr>
        <w:pStyle w:val="Heading2"/>
      </w:pPr>
      <w:r>
        <w:rPr>
          <w:lang w:eastAsia="en-US"/>
        </w:rPr>
        <w:br w:type="page"/>
      </w:r>
      <w:bookmarkStart w:id="7" w:name="__RefHeading___Toc6085_3778402420"/>
      <w:bookmarkStart w:id="8" w:name="_Toc48605292"/>
      <w:r w:rsidR="00705201" w:rsidRPr="003F0276">
        <w:lastRenderedPageBreak/>
        <w:t xml:space="preserve">Problem </w:t>
      </w:r>
      <w:r w:rsidR="006D0CF8">
        <w:t>D</w:t>
      </w:r>
      <w:r w:rsidR="00705201" w:rsidRPr="003F0276">
        <w:t>efinition</w:t>
      </w:r>
      <w:bookmarkEnd w:id="7"/>
      <w:bookmarkEnd w:id="8"/>
    </w:p>
    <w:p w14:paraId="7EB1C570" w14:textId="77777777" w:rsidR="002D4A7E" w:rsidRPr="002D4A7E" w:rsidRDefault="002D4A7E" w:rsidP="00B20EDD">
      <w:pPr>
        <w:pStyle w:val="Standard"/>
        <w:spacing w:line="240" w:lineRule="auto"/>
      </w:pPr>
    </w:p>
    <w:p w14:paraId="2510D297" w14:textId="46DE3D46" w:rsidR="00F94CBA" w:rsidRPr="003F0276" w:rsidRDefault="00705201" w:rsidP="00B20EDD">
      <w:pPr>
        <w:pStyle w:val="Textbody"/>
        <w:spacing w:line="360" w:lineRule="auto"/>
      </w:pPr>
      <w:r w:rsidRPr="003F0276">
        <w:t xml:space="preserve">The field of metaheuristics </w:t>
      </w:r>
      <w:r w:rsidR="0020644B">
        <w:t>is criticized</w:t>
      </w:r>
      <w:r w:rsidRPr="003F0276">
        <w:t xml:space="preserve"> </w:t>
      </w:r>
      <w:r w:rsidR="00B26E96">
        <w:t xml:space="preserve">regarding </w:t>
      </w:r>
      <w:r w:rsidRPr="003F0276">
        <w:t>the</w:t>
      </w:r>
      <w:r w:rsidR="00B26E96">
        <w:t xml:space="preserve"> lack of</w:t>
      </w:r>
      <w:r w:rsidRPr="003F0276">
        <w:t xml:space="preserve"> rigor </w:t>
      </w:r>
      <w:r w:rsidR="0020644B">
        <w:t xml:space="preserve">in </w:t>
      </w:r>
      <w:r w:rsidR="00B26E96">
        <w:t xml:space="preserve">the </w:t>
      </w:r>
      <w:r w:rsidR="0020644B">
        <w:t xml:space="preserve">current </w:t>
      </w:r>
      <w:r w:rsidR="00B26E96">
        <w:t xml:space="preserve">evaluation methods </w:t>
      </w:r>
      <w:r w:rsidR="0020644B">
        <w:t xml:space="preserve">of </w:t>
      </w:r>
      <w:r w:rsidR="00B26E96">
        <w:t>newly proposed algorithms.</w:t>
      </w:r>
      <w:r w:rsidRPr="003F0276">
        <w:t xml:space="preserve"> </w:t>
      </w:r>
      <w:r w:rsidR="00E55018">
        <w:t>T</w:t>
      </w:r>
      <w:r w:rsidR="00E55018" w:rsidRPr="003F0276">
        <w:t xml:space="preserve">he </w:t>
      </w:r>
      <w:r w:rsidRPr="003F0276">
        <w:t xml:space="preserve">following points outline the main issues </w:t>
      </w:r>
      <w:r w:rsidR="000B4D57">
        <w:t>reported in the literature concerning</w:t>
      </w:r>
      <w:r w:rsidRPr="003F0276">
        <w:t xml:space="preserve"> current practices </w:t>
      </w:r>
      <w:r w:rsidR="00067D4A" w:rsidRPr="003F0276">
        <w:fldChar w:fldCharType="begin"/>
      </w:r>
      <w:r w:rsidR="00C3436D">
        <w:instrText xml:space="preserve"> ADDIN ZOTERO_ITEM CSL_CITATION {"citationID":"VQrNcAw2","properties":{"formattedCitation":"(Eiben &amp; Jelasity, 2002)","plainCitation":"(Eiben &amp; Jelasity, 2002)","noteIndex":0},"citationItems":[{"id":38,"uris":["http://zotero.org/users/5028357/items/HCHLJ4TC"],"uri":["http://zotero.org/users/5028357/items/HCHLJ4TC"],"itemData":{"id":38,"type":"paper-conference","abstract":"In this paper we point to some essential shortcomings in contemporary practice in performing and documenting experimental research in EC. We identify some crucial problems and the limitations of this practice, and elaborate on research directions that should be pursued to improve the quality and relevance of experimental research.","container-title":"Proceedings of the 2002 Congress on Evolutionary Computation. CEC'02 (Cat. No.02TH8600)","DOI":"10.1109/CEC.2002.1006991","event":"2002 World Congress on Computational Intelligence - WCCI'02","event-place":"Honolulu, HI, USA","ISBN":"978-0-7803-7282-5","language":"en","page":"582-587","publisher":"IEEE","publisher-place":"Honolulu, HI, USA","source":"DOI.org (Crossref)","title":"A critical note on experimental research methodology in EC","URL":"http://ieeexplore.ieee.org/document/1006991/","volume":"1","author":[{"family":"Eiben","given":"A.E."},{"family":"Jelasity","given":"M."}],"accessed":{"date-parts":[["2020",8,3]]},"issued":{"date-parts":[["2002"]]}}}],"schema":"https://github.com/citation-style-language/schema/raw/master/csl-citation.json"} </w:instrText>
      </w:r>
      <w:r w:rsidR="00067D4A" w:rsidRPr="003F0276">
        <w:fldChar w:fldCharType="separate"/>
      </w:r>
      <w:r w:rsidR="00067D4A" w:rsidRPr="003F0276">
        <w:t>(Eiben &amp; Jelasity, 2002)</w:t>
      </w:r>
      <w:r w:rsidR="00067D4A" w:rsidRPr="003F0276">
        <w:fldChar w:fldCharType="end"/>
      </w:r>
      <w:r w:rsidR="007E58F3">
        <w:t>:</w:t>
      </w:r>
      <w:r w:rsidRPr="003F0276">
        <w:rPr>
          <w:i/>
          <w:iCs/>
        </w:rPr>
        <w:t xml:space="preserve"> </w:t>
      </w:r>
    </w:p>
    <w:p w14:paraId="1134AE2F" w14:textId="00337A4C" w:rsidR="00916CCB" w:rsidRPr="003F0276" w:rsidRDefault="00916CCB" w:rsidP="00916CCB">
      <w:pPr>
        <w:pStyle w:val="Textbody"/>
        <w:numPr>
          <w:ilvl w:val="0"/>
          <w:numId w:val="28"/>
        </w:numPr>
      </w:pPr>
      <w:r w:rsidRPr="003F0276">
        <w:rPr>
          <w:b/>
          <w:bCs/>
        </w:rPr>
        <w:t xml:space="preserve">Ad hoc selection of test </w:t>
      </w:r>
      <w:r w:rsidR="000B4D57" w:rsidRPr="003F0276">
        <w:rPr>
          <w:b/>
          <w:bCs/>
        </w:rPr>
        <w:t>function</w:t>
      </w:r>
      <w:r w:rsidR="0020644B">
        <w:rPr>
          <w:b/>
          <w:bCs/>
        </w:rPr>
        <w:t>s</w:t>
      </w:r>
      <w:r w:rsidR="000B4D57" w:rsidRPr="003F0276">
        <w:t>:</w:t>
      </w:r>
      <w:r w:rsidR="000B4D57">
        <w:t xml:space="preserve"> New </w:t>
      </w:r>
    </w:p>
    <w:p w14:paraId="2D0AEBB6" w14:textId="74B408C0" w:rsidR="00916CCB" w:rsidRPr="003F0276" w:rsidRDefault="00916CCB" w:rsidP="00D726AD">
      <w:pPr>
        <w:pStyle w:val="Textbody"/>
        <w:numPr>
          <w:ilvl w:val="1"/>
          <w:numId w:val="28"/>
        </w:numPr>
      </w:pPr>
      <w:r w:rsidRPr="003F0276">
        <w:t>Algorithm</w:t>
      </w:r>
      <w:r w:rsidR="000B4D57">
        <w:t xml:space="preserve"> proposals</w:t>
      </w:r>
      <w:r w:rsidRPr="003F0276">
        <w:t xml:space="preserve"> are often tested on a set of functions without </w:t>
      </w:r>
      <w:r w:rsidR="000B4D57">
        <w:t xml:space="preserve">the justification of </w:t>
      </w:r>
      <w:r w:rsidRPr="003F0276">
        <w:t>a solid experiment</w:t>
      </w:r>
      <w:r w:rsidR="00E55018">
        <w:t>al</w:t>
      </w:r>
      <w:r w:rsidRPr="003F0276">
        <w:t xml:space="preserve"> design</w:t>
      </w:r>
      <w:r w:rsidR="0020644B">
        <w:t>,</w:t>
      </w:r>
      <w:r w:rsidRPr="003F0276">
        <w:t xml:space="preserve"> which prevents a full understanding of their performance in different </w:t>
      </w:r>
      <w:r w:rsidR="00E55018">
        <w:t>contexts</w:t>
      </w:r>
      <w:r w:rsidR="000B4D57">
        <w:t>;</w:t>
      </w:r>
    </w:p>
    <w:p w14:paraId="2BB8D97C" w14:textId="7216B100" w:rsidR="00916CCB" w:rsidRPr="003F0276" w:rsidRDefault="00916CCB" w:rsidP="00D726AD">
      <w:pPr>
        <w:pStyle w:val="Textbody"/>
        <w:numPr>
          <w:ilvl w:val="1"/>
          <w:numId w:val="28"/>
        </w:numPr>
      </w:pPr>
      <w:r w:rsidRPr="003F0276">
        <w:rPr>
          <w:b/>
          <w:bCs/>
        </w:rPr>
        <w:t xml:space="preserve">Overgeneralization of obtained </w:t>
      </w:r>
      <w:r w:rsidR="000B4D57" w:rsidRPr="003F0276">
        <w:rPr>
          <w:b/>
          <w:bCs/>
        </w:rPr>
        <w:t>results</w:t>
      </w:r>
      <w:r w:rsidR="000B4D57" w:rsidRPr="00D726AD">
        <w:t>:</w:t>
      </w:r>
      <w:r w:rsidR="000B4D57">
        <w:t xml:space="preserve"> </w:t>
      </w:r>
      <w:r w:rsidRPr="003F0276">
        <w:t xml:space="preserve">The results of benchmark tests </w:t>
      </w:r>
      <w:r w:rsidR="000B4D57">
        <w:t xml:space="preserve">published for a new algorithm proposal </w:t>
      </w:r>
      <w:r w:rsidRPr="003F0276">
        <w:t>are often generalized beyond the specific functions on which they have been tested. Better definition and classification of the problems in</w:t>
      </w:r>
      <w:r w:rsidR="009507EF">
        <w:t>to categories</w:t>
      </w:r>
      <w:r w:rsidR="009507EF" w:rsidRPr="003F0276">
        <w:t xml:space="preserve"> </w:t>
      </w:r>
      <w:r w:rsidR="009507EF">
        <w:t>is</w:t>
      </w:r>
      <w:r w:rsidR="009507EF" w:rsidRPr="003F0276">
        <w:t xml:space="preserve"> </w:t>
      </w:r>
      <w:r w:rsidRPr="003F0276">
        <w:t xml:space="preserve">needed to improve </w:t>
      </w:r>
      <w:r w:rsidR="009507EF">
        <w:t>generalizability</w:t>
      </w:r>
      <w:r w:rsidR="000B4D57">
        <w:t>;</w:t>
      </w:r>
    </w:p>
    <w:p w14:paraId="50A76B45" w14:textId="2310DC0D" w:rsidR="00916CCB" w:rsidRPr="003F0276" w:rsidRDefault="00916CCB" w:rsidP="00D726AD">
      <w:pPr>
        <w:pStyle w:val="Textbody"/>
        <w:numPr>
          <w:ilvl w:val="1"/>
          <w:numId w:val="28"/>
        </w:numPr>
      </w:pPr>
      <w:r w:rsidRPr="003F0276">
        <w:rPr>
          <w:b/>
          <w:bCs/>
        </w:rPr>
        <w:t xml:space="preserve">Poor </w:t>
      </w:r>
      <w:r w:rsidR="000B4D57" w:rsidRPr="003F0276">
        <w:rPr>
          <w:b/>
          <w:bCs/>
        </w:rPr>
        <w:t>reproducibility</w:t>
      </w:r>
      <w:r w:rsidR="000B4D57" w:rsidRPr="00D726AD">
        <w:t>:</w:t>
      </w:r>
      <w:r w:rsidR="000B4D57">
        <w:t xml:space="preserve"> </w:t>
      </w:r>
      <w:r w:rsidRPr="003F0276">
        <w:t xml:space="preserve">Since the source code </w:t>
      </w:r>
      <w:r w:rsidR="000B4D57">
        <w:t xml:space="preserve">associated with the algorithm proposal </w:t>
      </w:r>
      <w:r w:rsidRPr="003F0276">
        <w:t>is often not made available to the public</w:t>
      </w:r>
      <w:r w:rsidR="00FD5BD6">
        <w:t>, it is difficult or practically impossible to replicate</w:t>
      </w:r>
      <w:r w:rsidR="000B4D57">
        <w:t>/validate</w:t>
      </w:r>
      <w:r w:rsidR="00FD5BD6">
        <w:t xml:space="preserve"> the </w:t>
      </w:r>
      <w:r w:rsidR="000B4D57">
        <w:t xml:space="preserve">claims and </w:t>
      </w:r>
      <w:r w:rsidR="00FD5BD6">
        <w:t>reported results</w:t>
      </w:r>
      <w:r w:rsidR="000B4D57">
        <w:t>;</w:t>
      </w:r>
      <w:r w:rsidRPr="003F0276">
        <w:t xml:space="preserve"> </w:t>
      </w:r>
    </w:p>
    <w:p w14:paraId="264AC7A9" w14:textId="400EA283" w:rsidR="00916CCB" w:rsidRPr="003F0276" w:rsidRDefault="00916CCB" w:rsidP="00D726AD">
      <w:pPr>
        <w:pStyle w:val="Textbody"/>
        <w:numPr>
          <w:ilvl w:val="1"/>
          <w:numId w:val="28"/>
        </w:numPr>
      </w:pPr>
      <w:r w:rsidRPr="003F0276">
        <w:rPr>
          <w:b/>
          <w:bCs/>
        </w:rPr>
        <w:t>Lack of clearly stated objectives</w:t>
      </w:r>
      <w:r w:rsidR="000B4D57" w:rsidRPr="00D726AD">
        <w:t>:</w:t>
      </w:r>
      <w:r w:rsidR="000B4D57">
        <w:t xml:space="preserve"> Proposed algorithm </w:t>
      </w:r>
      <w:r w:rsidRPr="003F0276">
        <w:t>Results</w:t>
      </w:r>
      <w:r w:rsidR="000B4D57">
        <w:t>/claims</w:t>
      </w:r>
      <w:r w:rsidRPr="003F0276">
        <w:t xml:space="preserve"> are sometimes interpreted without being related to the experimental objectives and expectations</w:t>
      </w:r>
      <w:r w:rsidR="000B4D57">
        <w:t>.</w:t>
      </w:r>
    </w:p>
    <w:p w14:paraId="12B7EEB7" w14:textId="09E4EB54" w:rsidR="00F94CBA" w:rsidRPr="003F0276" w:rsidRDefault="00F94CBA" w:rsidP="00B20EDD">
      <w:pPr>
        <w:pStyle w:val="Textbody"/>
        <w:spacing w:after="0" w:line="240" w:lineRule="auto"/>
      </w:pPr>
    </w:p>
    <w:p w14:paraId="09CBB06F" w14:textId="7391157B" w:rsidR="00231FA6" w:rsidRPr="003F0276" w:rsidRDefault="00231FA6" w:rsidP="00B20EDD">
      <w:pPr>
        <w:pStyle w:val="Textbody"/>
        <w:spacing w:after="0" w:line="360" w:lineRule="auto"/>
      </w:pPr>
      <w:r w:rsidRPr="003F0276">
        <w:t xml:space="preserve">The </w:t>
      </w:r>
      <w:r w:rsidR="00B806C8">
        <w:t xml:space="preserve">common </w:t>
      </w:r>
      <w:r w:rsidRPr="003F0276">
        <w:t>practice of what esteemed Operations Research professor John Hooker called ‘competitive testing’</w:t>
      </w:r>
      <w:r w:rsidR="0020644B">
        <w:t>,</w:t>
      </w:r>
      <w:r w:rsidRPr="003F0276">
        <w:t xml:space="preserve"> </w:t>
      </w:r>
      <w:r w:rsidR="00722652">
        <w:t>in</w:t>
      </w:r>
      <w:r w:rsidR="00722652" w:rsidRPr="003F0276">
        <w:t xml:space="preserve"> </w:t>
      </w:r>
      <w:r w:rsidRPr="003F0276">
        <w:t>which algorithms are directly compared to each other by their direct runtime performance metrics</w:t>
      </w:r>
      <w:r w:rsidR="002815A5" w:rsidRPr="003F0276">
        <w:t xml:space="preserve"> </w:t>
      </w:r>
      <w:r w:rsidR="0020644B">
        <w:t>(</w:t>
      </w:r>
      <w:r w:rsidR="002815A5" w:rsidRPr="003F0276">
        <w:t>like the time they take to converge</w:t>
      </w:r>
      <w:r w:rsidR="0020644B">
        <w:t>)</w:t>
      </w:r>
      <w:r w:rsidR="008B69E2">
        <w:t>,</w:t>
      </w:r>
      <w:r w:rsidRPr="003F0276">
        <w:t xml:space="preserve"> is highly discouraged</w:t>
      </w:r>
      <w:r w:rsidR="002815A5" w:rsidRPr="003F0276">
        <w:t xml:space="preserve"> </w:t>
      </w:r>
      <w:r w:rsidR="002815A5" w:rsidRPr="003F0276">
        <w:fldChar w:fldCharType="begin"/>
      </w:r>
      <w:r w:rsidR="00C3436D">
        <w:instrText xml:space="preserve"> ADDIN ZOTERO_ITEM CSL_CITATION {"citationID":"t2jXX5em","properties":{"formattedCitation":"(Hooker, 1995)","plainCitation":"(Hooker, 1995)","noteIndex":0},"citationItems":[{"id":50,"uris":["http://zotero.org/users/5028357/items/2QW2T6WE"],"uri":["http://zotero.org/users/5028357/items/2QW2T6WE"],"itemData":{"id":50,"type":"article-journal","abstract":"The competitive nature of most algorithmic experimentation is a source of problems that are all too familiar to the research\ncommunity. It is hard to make fair comparisons between algorithms and to assemble realistic test problems. Competitive testing\ntells us which algorithm is faster but not why. Because it requires polished code, it consumes time and energy that could\nbe better spent doing more experiments. This article argues that a more scientific approach of controlled experimentation,\nsimilar to that used in other empirical sciences, avoids or alleviates these problems. We have confused research and development;\ncompetitive testing is suited only for the latter.","container-title":"Journal of Heuristics","DOI":"10.1007/BF02430364","journalAbbreviation":"Journal of Heuristics","page":"33-42","source":"ResearchGate","title":"Testing Heuristics: We Have It All Wrong. Journal of Heuristics 1(1): 33-42","title-short":"Testing Heuristics","volume":"1","author":[{"family":"Hooker","given":"John"}],"issued":{"date-parts":[["1995",9,1]]}}}],"schema":"https://github.com/citation-style-language/schema/raw/master/csl-citation.json"} </w:instrText>
      </w:r>
      <w:r w:rsidR="002815A5" w:rsidRPr="003F0276">
        <w:fldChar w:fldCharType="separate"/>
      </w:r>
      <w:r w:rsidR="002815A5" w:rsidRPr="003F0276">
        <w:t>(Hooker, 1995)</w:t>
      </w:r>
      <w:r w:rsidR="002815A5" w:rsidRPr="003F0276">
        <w:fldChar w:fldCharType="end"/>
      </w:r>
      <w:r w:rsidRPr="003F0276">
        <w:t xml:space="preserve">. He described them as non-scientific, citing two undesirable consequences when using this </w:t>
      </w:r>
      <w:r w:rsidR="006674F4">
        <w:t xml:space="preserve">algorithm validation/comparison </w:t>
      </w:r>
      <w:r w:rsidRPr="003F0276">
        <w:t xml:space="preserve">technique, and proposes better methods for comparing algorithms. In fact, directly comparing the performance numbers of metaheuristics has led to a focus on speed which distracts researcher </w:t>
      </w:r>
      <w:r w:rsidR="008B69E2">
        <w:t>i</w:t>
      </w:r>
      <w:r w:rsidR="008B69E2" w:rsidRPr="003F0276">
        <w:t xml:space="preserve">n </w:t>
      </w:r>
      <w:r w:rsidRPr="003F0276">
        <w:t xml:space="preserve">the field from building well designed </w:t>
      </w:r>
      <w:r w:rsidR="008B69E2">
        <w:t xml:space="preserve">and </w:t>
      </w:r>
      <w:r w:rsidRPr="003F0276">
        <w:t>controlled experiments</w:t>
      </w:r>
      <w:r w:rsidR="002815A5" w:rsidRPr="003F0276">
        <w:t xml:space="preserve"> </w:t>
      </w:r>
      <w:r w:rsidR="002815A5" w:rsidRPr="003F0276">
        <w:fldChar w:fldCharType="begin"/>
      </w:r>
      <w:r w:rsidR="00C3436D">
        <w:instrText xml:space="preserve"> ADDIN ZOTERO_ITEM CSL_CITATION {"citationID":"1YoUp0hp","properties":{"formattedCitation":"(Hooker, 1995)","plainCitation":"(Hooker, 1995)","noteIndex":0},"citationItems":[{"id":50,"uris":["http://zotero.org/users/5028357/items/2QW2T6WE"],"uri":["http://zotero.org/users/5028357/items/2QW2T6WE"],"itemData":{"id":50,"type":"article-journal","abstract":"The competitive nature of most algorithmic experimentation is a source of problems that are all too familiar to the research\ncommunity. It is hard to make fair comparisons between algorithms and to assemble realistic test problems. Competitive testing\ntells us which algorithm is faster but not why. Because it requires polished code, it consumes time and energy that could\nbe better spent doing more experiments. This article argues that a more scientific approach of controlled experimentation,\nsimilar to that used in other empirical sciences, avoids or alleviates these problems. We have confused research and development;\ncompetitive testing is suited only for the latter.","container-title":"Journal of Heuristics","DOI":"10.1007/BF02430364","journalAbbreviation":"Journal of Heuristics","page":"33-42","source":"ResearchGate","title":"Testing Heuristics: We Have It All Wrong. Journal of Heuristics 1(1): 33-42","title-short":"Testing Heuristics","volume":"1","author":[{"family":"Hooker","given":"John"}],"issued":{"date-parts":[["1995",9,1]]}}}],"schema":"https://github.com/citation-style-language/schema/raw/master/csl-citation.json"} </w:instrText>
      </w:r>
      <w:r w:rsidR="002815A5" w:rsidRPr="003F0276">
        <w:fldChar w:fldCharType="separate"/>
      </w:r>
      <w:r w:rsidR="002815A5" w:rsidRPr="003F0276">
        <w:t>(Hooker, 1995)</w:t>
      </w:r>
      <w:r w:rsidR="002815A5" w:rsidRPr="003F0276">
        <w:fldChar w:fldCharType="end"/>
      </w:r>
      <w:r w:rsidRPr="003F0276">
        <w:t xml:space="preserve">. The author also adds that machine speed and implementation-specific details of the various metaheuristics (programming language, architecture, programming style, etc.) have too much of an impact on the runtime of algorithms for direct comparison to be </w:t>
      </w:r>
      <w:r w:rsidR="002815A5" w:rsidRPr="003F0276">
        <w:t>scientifically meaningful</w:t>
      </w:r>
      <w:r w:rsidRPr="003F0276">
        <w:t>.</w:t>
      </w:r>
    </w:p>
    <w:p w14:paraId="7B81B50E" w14:textId="77777777" w:rsidR="00F94CBA" w:rsidRPr="003F0276" w:rsidRDefault="00F94CBA" w:rsidP="00B20EDD">
      <w:pPr>
        <w:pStyle w:val="Textbody"/>
        <w:spacing w:after="0" w:line="240" w:lineRule="auto"/>
      </w:pPr>
    </w:p>
    <w:p w14:paraId="3A0BC4DC" w14:textId="548ADDB3" w:rsidR="00F94CBA" w:rsidRPr="003F0276" w:rsidRDefault="00705201" w:rsidP="00B20EDD">
      <w:pPr>
        <w:pStyle w:val="Textbody"/>
        <w:spacing w:after="0" w:line="360" w:lineRule="auto"/>
      </w:pPr>
      <w:r w:rsidRPr="003F0276">
        <w:lastRenderedPageBreak/>
        <w:t xml:space="preserve">Another issue in metaheuristics benchmarking is the classification of problems into classes as well as the selection of problem instances for testing </w:t>
      </w:r>
      <w:r w:rsidR="00067D4A" w:rsidRPr="003F0276">
        <w:fldChar w:fldCharType="begin"/>
      </w:r>
      <w:r w:rsidR="00C3436D">
        <w:instrText xml:space="preserve"> ADDIN ZOTERO_ITEM CSL_CITATION {"citationID":"KyejqC4f","properties":{"formattedCitation":"(Brownlee,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Pr="003F0276">
        <w:t>. For the selection of problem instances, it is preferable to perform the study on as many</w:t>
      </w:r>
      <w:r w:rsidR="0095392F" w:rsidRPr="003F0276">
        <w:t xml:space="preserve"> classes</w:t>
      </w:r>
      <w:r w:rsidRPr="003F0276">
        <w:t xml:space="preserve"> of </w:t>
      </w:r>
      <w:r w:rsidR="0095392F" w:rsidRPr="003F0276">
        <w:t xml:space="preserve">problems </w:t>
      </w:r>
      <w:r w:rsidRPr="003F0276">
        <w:t xml:space="preserve">as possible to </w:t>
      </w:r>
      <w:r w:rsidR="0095392F" w:rsidRPr="003F0276">
        <w:t>acquire a general understanding of</w:t>
      </w:r>
      <w:r w:rsidRPr="003F0276">
        <w:t xml:space="preserve"> </w:t>
      </w:r>
      <w:r w:rsidR="0095392F" w:rsidRPr="003F0276">
        <w:t>the algorithm</w:t>
      </w:r>
      <w:r w:rsidRPr="003F0276">
        <w:t>. When it comes to the classification of testing problem instances, the structural properties (multi-modality, isolation</w:t>
      </w:r>
      <w:r w:rsidR="00CE5B4D">
        <w:t>,</w:t>
      </w:r>
      <w:r w:rsidR="00AA19D9" w:rsidRPr="003F0276">
        <w:t xml:space="preserve"> needle in a haystack</w:t>
      </w:r>
      <w:r w:rsidRPr="003F0276">
        <w:t>, collateral noise) as well as the method</w:t>
      </w:r>
      <w:r w:rsidR="00614FA0" w:rsidRPr="003F0276">
        <w:t>s</w:t>
      </w:r>
      <w:r w:rsidRPr="003F0276">
        <w:t xml:space="preserve"> of generation of the problems (</w:t>
      </w:r>
      <w:r w:rsidR="00614FA0" w:rsidRPr="003F0276">
        <w:t xml:space="preserve">i.e. </w:t>
      </w:r>
      <w:r w:rsidRPr="003F0276">
        <w:t>real</w:t>
      </w:r>
      <w:r w:rsidR="00614FA0" w:rsidRPr="003F0276">
        <w:t xml:space="preserve"> </w:t>
      </w:r>
      <w:r w:rsidRPr="003F0276">
        <w:t>world</w:t>
      </w:r>
      <w:r w:rsidR="00564F11">
        <w:t xml:space="preserve"> model</w:t>
      </w:r>
      <w:r w:rsidRPr="003F0276">
        <w:t xml:space="preserve"> </w:t>
      </w:r>
      <w:r w:rsidR="00614FA0" w:rsidRPr="003F0276">
        <w:t>or</w:t>
      </w:r>
      <w:r w:rsidRPr="003F0276">
        <w:t xml:space="preserve"> artificially constructed test functions) are proposed as possible taxonomic criteria</w:t>
      </w:r>
      <w:r w:rsidR="00CE5B4D">
        <w:t xml:space="preserve"> </w:t>
      </w:r>
      <w:r w:rsidR="00067D4A" w:rsidRPr="003F0276">
        <w:fldChar w:fldCharType="begin"/>
      </w:r>
      <w:r w:rsidR="00C3436D">
        <w:instrText xml:space="preserve"> ADDIN ZOTERO_ITEM CSL_CITATION {"citationID":"97MPYlKM","properties":{"formattedCitation":"(Brownlee,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Pr="003F0276">
        <w:t>.</w:t>
      </w:r>
    </w:p>
    <w:p w14:paraId="708BFF9D" w14:textId="77777777" w:rsidR="00F94CBA" w:rsidRPr="003F0276" w:rsidRDefault="00F94CBA" w:rsidP="00B20EDD">
      <w:pPr>
        <w:pStyle w:val="Textbody"/>
        <w:spacing w:after="0" w:line="240" w:lineRule="auto"/>
      </w:pPr>
    </w:p>
    <w:p w14:paraId="45DA261E" w14:textId="4C4CD219" w:rsidR="00F94CBA" w:rsidRDefault="00705201" w:rsidP="0097386E">
      <w:pPr>
        <w:pStyle w:val="Textbody"/>
        <w:spacing w:after="0" w:line="360" w:lineRule="auto"/>
      </w:pPr>
      <w:r w:rsidRPr="003F0276">
        <w:t>Finally, the optimizing tendency of</w:t>
      </w:r>
      <w:r w:rsidR="00CE5B4D">
        <w:t xml:space="preserve"> a</w:t>
      </w:r>
      <w:r w:rsidRPr="003F0276">
        <w:t xml:space="preserve"> genetic algorithm </w:t>
      </w:r>
      <w:r w:rsidR="00AA19D9" w:rsidRPr="003F0276">
        <w:t>is</w:t>
      </w:r>
      <w:r w:rsidRPr="003F0276">
        <w:t xml:space="preserve"> a characteristic that many complex systems share. Therefore, carefully tuning such algorithms is an important preliminary step to testing and </w:t>
      </w:r>
      <w:r w:rsidR="00AA19D9" w:rsidRPr="003F0276">
        <w:t>s</w:t>
      </w:r>
      <w:r w:rsidRPr="003F0276">
        <w:t>pecial attention also need</w:t>
      </w:r>
      <w:r w:rsidR="009911FB">
        <w:t>s</w:t>
      </w:r>
      <w:r w:rsidRPr="003F0276">
        <w:t xml:space="preserve"> to be paid </w:t>
      </w:r>
      <w:r w:rsidR="009911FB">
        <w:t>to</w:t>
      </w:r>
      <w:r w:rsidR="009911FB" w:rsidRPr="003F0276">
        <w:t xml:space="preserve"> </w:t>
      </w:r>
      <w:r w:rsidRPr="003F0276">
        <w:t>the selection of performance metrics</w:t>
      </w:r>
      <w:r w:rsidR="009911FB">
        <w:t xml:space="preserve"> </w:t>
      </w:r>
      <w:r w:rsidR="00067D4A" w:rsidRPr="003F0276">
        <w:fldChar w:fldCharType="begin"/>
      </w:r>
      <w:r w:rsidR="00C3436D">
        <w:instrText xml:space="preserve"> ADDIN ZOTERO_ITEM CSL_CITATION {"citationID":"oXBRVBZz","properties":{"formattedCitation":"(Brownlee,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Pr="003F0276">
        <w:t xml:space="preserve">. These recommendations </w:t>
      </w:r>
      <w:r w:rsidR="001646D0" w:rsidRPr="003F0276">
        <w:t>must</w:t>
      </w:r>
      <w:r w:rsidRPr="003F0276">
        <w:t xml:space="preserve"> be included in future benchmark frameworks to </w:t>
      </w:r>
      <w:r w:rsidR="00AA19D9" w:rsidRPr="003F0276">
        <w:t>ensure</w:t>
      </w:r>
      <w:r w:rsidRPr="003F0276">
        <w:t xml:space="preserve"> their effectiveness at comparing metaheuristics.</w:t>
      </w:r>
    </w:p>
    <w:p w14:paraId="5927F68F" w14:textId="6D2ABFDD" w:rsidR="00B5283A" w:rsidRDefault="00B5283A" w:rsidP="00B20EDD">
      <w:pPr>
        <w:pStyle w:val="Textbody"/>
        <w:spacing w:after="0" w:line="240" w:lineRule="auto"/>
      </w:pPr>
    </w:p>
    <w:p w14:paraId="1C0F720E" w14:textId="1E9FEB79" w:rsidR="00B5283A" w:rsidRPr="003F0276" w:rsidRDefault="00564F11" w:rsidP="00B20EDD">
      <w:pPr>
        <w:pStyle w:val="Textbody"/>
        <w:spacing w:after="0" w:line="360" w:lineRule="auto"/>
      </w:pPr>
      <w:r>
        <w:t xml:space="preserve">In short, the benchmarking of </w:t>
      </w:r>
      <w:r w:rsidR="00CC3B10">
        <w:t>metaheuristics</w:t>
      </w:r>
      <w:r>
        <w:t xml:space="preserve"> requires careful consideration and many </w:t>
      </w:r>
      <w:r w:rsidR="00CC3B10">
        <w:t xml:space="preserve">recommendations for conducting this process exist in the literature (the use of a controlled experiment analytical framework, the classification of problem instances into recommended taxonomies, </w:t>
      </w:r>
      <w:r w:rsidR="00CD5F9E">
        <w:t xml:space="preserve">and </w:t>
      </w:r>
      <w:r w:rsidR="00CC3B10">
        <w:t>the tuning of algorithms before benchmarking).</w:t>
      </w:r>
    </w:p>
    <w:p w14:paraId="5CF51EF2" w14:textId="6BFAD945" w:rsidR="00F94CBA" w:rsidRDefault="00F94CBA" w:rsidP="00B20EDD">
      <w:pPr>
        <w:pStyle w:val="Textbody"/>
        <w:spacing w:after="0" w:line="240" w:lineRule="auto"/>
      </w:pPr>
    </w:p>
    <w:p w14:paraId="116E1B7D" w14:textId="6B46CD50" w:rsidR="007018C0" w:rsidRDefault="007018C0" w:rsidP="007018C0">
      <w:pPr>
        <w:pStyle w:val="Heading2"/>
      </w:pPr>
      <w:bookmarkStart w:id="9" w:name="_Toc48605293"/>
      <w:r>
        <w:t>Contribution</w:t>
      </w:r>
      <w:bookmarkEnd w:id="9"/>
    </w:p>
    <w:p w14:paraId="00B66A48" w14:textId="598962BD" w:rsidR="00305D48" w:rsidRPr="00305D48" w:rsidRDefault="00305D48" w:rsidP="007018C0">
      <w:pPr>
        <w:pStyle w:val="Standard"/>
        <w:rPr>
          <w:lang w:val="en-CA"/>
        </w:rPr>
      </w:pPr>
      <w:r>
        <w:rPr>
          <w:lang w:val="en-CA"/>
        </w:rPr>
        <w:t>This research is part of a wider project about the design and analysis of new metaheuristics algorithms, and aims to implement and automate the recommendati</w:t>
      </w:r>
      <w:r w:rsidRPr="00305D48">
        <w:rPr>
          <w:lang w:val="en-CA"/>
        </w:rPr>
        <w:t xml:space="preserve">ons from </w:t>
      </w:r>
      <w:r w:rsidR="00C3436D" w:rsidRPr="00305D48">
        <w:rPr>
          <w:lang w:val="en-CA"/>
        </w:rPr>
        <w:fldChar w:fldCharType="begin"/>
      </w:r>
      <w:r w:rsidR="00C3436D" w:rsidRPr="00305D48">
        <w:rPr>
          <w:lang w:val="en-CA"/>
        </w:rPr>
        <w:instrText xml:space="preserve"> ADDIN ZOTERO_ITEM CSL_CITATION {"citationID":"0Ulk0N9N","properties":{"formattedCitation":"(Gagnon Iannick, 2020)","plainCitation":"(Gagnon Iannick, 2020)","noteIndex":0},"citationItems":[{"id":230,"uris":["http://zotero.org/users/5028357/items/5NYAPHJG"],"uri":["http://zotero.org/users/5028357/items/5NYAPHJG"],"itemData":{"id":230,"type":"thesis","event-place":"Montreal, Québec, Canada","publisher":"École de technologie supérieure","publisher-place":"Montreal, Québec, Canada","title":"A Proposed Framework for the Design and Analysis of Metaheuristics (Unpublished doctoral dissertation)","author":[{"literal":"Gagnon Iannick"}],"issued":{"date-parts":[["2020"]]}}}],"schema":"https://github.com/citation-style-language/schema/raw/master/csl-citation.json"} </w:instrText>
      </w:r>
      <w:r w:rsidR="00C3436D" w:rsidRPr="00305D48">
        <w:rPr>
          <w:lang w:val="en-CA"/>
        </w:rPr>
        <w:fldChar w:fldCharType="separate"/>
      </w:r>
      <w:r w:rsidR="00C3436D" w:rsidRPr="00305D48">
        <w:rPr>
          <w:lang w:val="en-CA"/>
        </w:rPr>
        <w:t>(Gagnon Iannick, 2020)</w:t>
      </w:r>
      <w:r w:rsidR="00C3436D" w:rsidRPr="00305D48">
        <w:rPr>
          <w:lang w:val="en-CA"/>
        </w:rPr>
        <w:fldChar w:fldCharType="end"/>
      </w:r>
      <w:r>
        <w:rPr>
          <w:lang w:val="en-CA"/>
        </w:rPr>
        <w:t xml:space="preserve"> about the benchmarking of metaheuristics. </w:t>
      </w:r>
      <w:r w:rsidR="00A41F3D">
        <w:rPr>
          <w:lang w:val="en-CA"/>
        </w:rPr>
        <w:t xml:space="preserve">Recommendations from the literature which are described in the literature review chapter will also be implemented in this research. </w:t>
      </w:r>
      <w:r w:rsidR="00A41F3D">
        <w:rPr>
          <w:lang w:val="en-CA"/>
        </w:rPr>
        <w:fldChar w:fldCharType="begin"/>
      </w:r>
      <w:r w:rsidR="00A41F3D">
        <w:rPr>
          <w:lang w:val="en-CA"/>
        </w:rPr>
        <w:instrText xml:space="preserve"> REF _Ref47716319 \h </w:instrText>
      </w:r>
      <w:r w:rsidR="00A41F3D">
        <w:rPr>
          <w:lang w:val="en-CA"/>
        </w:rPr>
      </w:r>
      <w:r w:rsidR="00A41F3D">
        <w:rPr>
          <w:lang w:val="en-CA"/>
        </w:rPr>
        <w:fldChar w:fldCharType="separate"/>
      </w:r>
      <w:r w:rsidR="000E7B34" w:rsidRPr="00B20EDD">
        <w:rPr>
          <w:b/>
          <w:bCs/>
        </w:rPr>
        <w:t xml:space="preserve">Figure </w:t>
      </w:r>
      <w:r w:rsidR="000E7B34">
        <w:rPr>
          <w:b/>
          <w:bCs/>
          <w:noProof/>
        </w:rPr>
        <w:t>2</w:t>
      </w:r>
      <w:r w:rsidR="00A41F3D">
        <w:rPr>
          <w:lang w:val="en-CA"/>
        </w:rPr>
        <w:fldChar w:fldCharType="end"/>
      </w:r>
      <w:r w:rsidR="00A41F3D">
        <w:rPr>
          <w:lang w:val="en-CA"/>
        </w:rPr>
        <w:t xml:space="preserve"> shows </w:t>
      </w:r>
      <w:r w:rsidR="00B809C9">
        <w:rPr>
          <w:lang w:val="en-CA"/>
        </w:rPr>
        <w:t>a</w:t>
      </w:r>
      <w:r w:rsidR="00A41F3D">
        <w:rPr>
          <w:lang w:val="en-CA"/>
        </w:rPr>
        <w:t xml:space="preserve"> structure </w:t>
      </w:r>
      <w:r w:rsidR="00B809C9">
        <w:rPr>
          <w:lang w:val="en-CA"/>
        </w:rPr>
        <w:t>for</w:t>
      </w:r>
      <w:r w:rsidR="00A41F3D">
        <w:rPr>
          <w:lang w:val="en-CA"/>
        </w:rPr>
        <w:t xml:space="preserve"> the</w:t>
      </w:r>
      <w:r w:rsidR="00B809C9">
        <w:rPr>
          <w:lang w:val="en-CA"/>
        </w:rPr>
        <w:t xml:space="preserve"> wider</w:t>
      </w:r>
      <w:r w:rsidR="00A41F3D">
        <w:rPr>
          <w:lang w:val="en-CA"/>
        </w:rPr>
        <w:t xml:space="preserve"> project</w:t>
      </w:r>
      <w:r w:rsidR="00B809C9">
        <w:rPr>
          <w:lang w:val="en-CA"/>
        </w:rPr>
        <w:t xml:space="preserve"> where the elements in green are the components being addressed in this research. Therefore, this research proposes a framework for testing the metaheuristics with modules for statistical analysis as well as a preprocessing module to identify the </w:t>
      </w:r>
      <w:r w:rsidR="00B213FA">
        <w:rPr>
          <w:lang w:val="en-CA"/>
        </w:rPr>
        <w:t xml:space="preserve">characteristics of each study to be run through the framework. For example, the preprocessing module can be used to set up a new study for benchmarking a newly developed metaheuristic’s performance on a type of problem. The framework will then be able </w:t>
      </w:r>
      <w:r w:rsidR="005A54F1">
        <w:rPr>
          <w:lang w:val="en-CA"/>
        </w:rPr>
        <w:t xml:space="preserve">run the </w:t>
      </w:r>
      <w:r w:rsidR="005A54F1">
        <w:rPr>
          <w:lang w:val="en-CA"/>
        </w:rPr>
        <w:lastRenderedPageBreak/>
        <w:t>test before performing a statistical analysis. A post processing stage is also included for exporting the results data and performing some basic analysis.</w:t>
      </w:r>
      <w:r w:rsidR="00991B1E">
        <w:rPr>
          <w:lang w:val="en-CA"/>
        </w:rPr>
        <w:t xml:space="preserve"> This framework wi</w:t>
      </w:r>
      <w:r w:rsidR="00802FF1">
        <w:rPr>
          <w:lang w:val="en-CA"/>
        </w:rPr>
        <w:t xml:space="preserve">ll be implemented in the Python 3 programming language and deployed as a PyPI package. </w:t>
      </w:r>
    </w:p>
    <w:p w14:paraId="3EE5786A" w14:textId="77777777" w:rsidR="007018C0" w:rsidRPr="00991B1E" w:rsidRDefault="007018C0" w:rsidP="00B20EDD">
      <w:pPr>
        <w:pStyle w:val="Textbody"/>
        <w:spacing w:after="0" w:line="240" w:lineRule="auto"/>
        <w:rPr>
          <w:lang w:val="en-CA"/>
        </w:rPr>
      </w:pPr>
    </w:p>
    <w:p w14:paraId="42B0FFC8" w14:textId="64D023F2" w:rsidR="00F94CBA" w:rsidRDefault="00705201" w:rsidP="00D93602">
      <w:pPr>
        <w:pStyle w:val="Heading2"/>
      </w:pPr>
      <w:bookmarkStart w:id="10" w:name="__RefHeading___Toc6087_3778402420"/>
      <w:bookmarkStart w:id="11" w:name="_Toc48605294"/>
      <w:r w:rsidRPr="003F0276">
        <w:t xml:space="preserve">Research </w:t>
      </w:r>
      <w:r w:rsidR="009911FB">
        <w:t>O</w:t>
      </w:r>
      <w:r w:rsidR="00341FB4">
        <w:t>bjective</w:t>
      </w:r>
      <w:bookmarkEnd w:id="10"/>
      <w:bookmarkEnd w:id="11"/>
    </w:p>
    <w:p w14:paraId="0D36B048" w14:textId="77777777" w:rsidR="00E0097A" w:rsidRPr="00E0097A" w:rsidRDefault="00E0097A" w:rsidP="00B20EDD">
      <w:pPr>
        <w:pStyle w:val="Standard"/>
        <w:spacing w:line="240" w:lineRule="auto"/>
      </w:pPr>
    </w:p>
    <w:p w14:paraId="7B007E25" w14:textId="6ED96C0E" w:rsidR="00396948" w:rsidRPr="003F0276" w:rsidRDefault="00396948" w:rsidP="00396948">
      <w:pPr>
        <w:pStyle w:val="Standard"/>
      </w:pPr>
      <w:r w:rsidRPr="003F0276">
        <w:t>The main objective of this research project is</w:t>
      </w:r>
      <w:r w:rsidR="006674F4">
        <w:t xml:space="preserve"> to</w:t>
      </w:r>
      <w:r w:rsidRPr="003F0276">
        <w:t xml:space="preserve"> </w:t>
      </w:r>
      <w:r w:rsidR="006674F4">
        <w:t>p</w:t>
      </w:r>
      <w:r w:rsidR="006674F4" w:rsidRPr="006674F4">
        <w:t>ropose an analytical framework that helps researchers increase the quality of their work.</w:t>
      </w:r>
      <w:r w:rsidR="006674F4">
        <w:t xml:space="preserve">  In order to experiment with a solution proposal, </w:t>
      </w:r>
      <w:r w:rsidR="00EF2B98" w:rsidRPr="003F0276">
        <w:t>a</w:t>
      </w:r>
      <w:r w:rsidR="00EF2B98">
        <w:t>n</w:t>
      </w:r>
      <w:r w:rsidR="00EF2B98" w:rsidRPr="003F0276">
        <w:t xml:space="preserve"> </w:t>
      </w:r>
      <w:r w:rsidR="00EF2B98">
        <w:t xml:space="preserve">initial version of a prototype software </w:t>
      </w:r>
      <w:r w:rsidR="00EF2B98" w:rsidRPr="003F0276">
        <w:t>framework for metaheuristics performance benchmarking</w:t>
      </w:r>
      <w:r w:rsidR="00EF2B98">
        <w:t xml:space="preserve"> will be</w:t>
      </w:r>
      <w:r w:rsidRPr="003F0276">
        <w:t xml:space="preserve"> </w:t>
      </w:r>
      <w:r w:rsidR="006674F4">
        <w:t>design</w:t>
      </w:r>
      <w:r w:rsidR="00EF2B98">
        <w:t>ed</w:t>
      </w:r>
      <w:r w:rsidRPr="003F0276">
        <w:t xml:space="preserve"> and implement</w:t>
      </w:r>
      <w:r w:rsidR="00EF2B98">
        <w:t>ed</w:t>
      </w:r>
      <w:r w:rsidRPr="003F0276">
        <w:t xml:space="preserve"> based on the recommendations made in</w:t>
      </w:r>
      <w:r w:rsidR="0049457D" w:rsidRPr="003F0276">
        <w:t xml:space="preserve"> </w:t>
      </w:r>
      <w:r w:rsidR="004507B0">
        <w:fldChar w:fldCharType="begin"/>
      </w:r>
      <w:r w:rsidR="00C3436D">
        <w:instrText xml:space="preserve"> ADDIN ZOTERO_ITEM CSL_CITATION {"citationID":"oaNTnIvu","properties":{"formattedCitation":"(Gagnon et al., 2020)","plainCitation":"(Gagnon et al., 2020)","noteIndex":0},"citationItems":[{"id":27,"uris":["http://zotero.org/users/5028357/items/WQF7FI5S"],"uri":["http://zotero.org/users/5028357/items/WQF7FI5S"],"itemData":{"id":27,"type":"article-journal","abstract":"This article presents an analysis of the bat algorithm (BA) based on elementary mathematical analysis and statistical comparisons of the first hitting time performance metric distributions obtained on a test set comprising five carefully selected objective functions. The findings show that the BA is not an original contribution to the metaheuristics literature and that it is not generally superior to the Particle Swarm Optimization algorithm when fair comparisons are made. It is also shown that some components of the BA can be either replaced by simpler alternatives or be removed entirely to increase performance. Finally, the results suggest that the best version of the BA is in fact a simple hybrid between Particle Swarm Optimization and Simulated Annealing. To encourage more transparency in metaheuristics research, the entirety of the MATLAB code used in this article is available in a GitHub repository for suggestions and/or corrections.","container-title":"Engineering Reports","DOI":"10.1002/eng2.12212","ISSN":"2577-8196","issue":"n/a","language":"en","note":"_eprint: https://onlinelibrary.wiley.com/doi/pdf/10.1002/eng2.12212","page":"e12212","source":"Wiley Online Library","title":"A critical analysis of the bat algorithm","volume":"n/a","author":[{"family":"Gagnon","given":"Iannick"},{"family":"April","given":"Alain"},{"family":"Abran","given":"Alain"}],"issued":{"date-parts":[["2020"]]}}}],"schema":"https://github.com/citation-style-language/schema/raw/master/csl-citation.json"} </w:instrText>
      </w:r>
      <w:r w:rsidR="004507B0">
        <w:fldChar w:fldCharType="separate"/>
      </w:r>
      <w:r w:rsidR="004507B0" w:rsidRPr="004507B0">
        <w:t>(Gagnon et al., 2020)</w:t>
      </w:r>
      <w:r w:rsidR="004507B0">
        <w:fldChar w:fldCharType="end"/>
      </w:r>
      <w:r w:rsidRPr="003F0276">
        <w:t xml:space="preserve">. This </w:t>
      </w:r>
      <w:r w:rsidR="00341FB4">
        <w:t xml:space="preserve">experimental </w:t>
      </w:r>
      <w:r w:rsidRPr="003F0276">
        <w:t xml:space="preserve">framework </w:t>
      </w:r>
      <w:r w:rsidR="00341FB4">
        <w:t>could</w:t>
      </w:r>
      <w:r w:rsidRPr="003F0276">
        <w:t xml:space="preserve"> serve as a tool to aid </w:t>
      </w:r>
      <w:r w:rsidR="0055340C">
        <w:t xml:space="preserve">the </w:t>
      </w:r>
      <w:r w:rsidRPr="003F0276">
        <w:t>metaheuristics</w:t>
      </w:r>
      <w:r w:rsidR="0055340C">
        <w:t xml:space="preserve"> </w:t>
      </w:r>
      <w:r w:rsidRPr="003F0276">
        <w:t xml:space="preserve">research community in performing </w:t>
      </w:r>
      <w:r w:rsidR="00341FB4">
        <w:t xml:space="preserve">more </w:t>
      </w:r>
      <w:r w:rsidRPr="003F0276">
        <w:t xml:space="preserve">rigorous statistical analysis of newly proposed </w:t>
      </w:r>
      <w:r w:rsidR="00341FB4">
        <w:t xml:space="preserve">metaheuristic </w:t>
      </w:r>
      <w:r w:rsidRPr="003F0276">
        <w:t>algorithms</w:t>
      </w:r>
      <w:r w:rsidR="00341FB4">
        <w:t xml:space="preserve"> in the future</w:t>
      </w:r>
      <w:r w:rsidRPr="003F0276">
        <w:t>.</w:t>
      </w:r>
      <w:r w:rsidR="00341FB4">
        <w:t xml:space="preserve"> Before a software prototype can be designed and coded, </w:t>
      </w:r>
      <w:r w:rsidRPr="003F0276">
        <w:t xml:space="preserve"> </w:t>
      </w:r>
      <w:r w:rsidR="0049457D" w:rsidRPr="003F0276">
        <w:fldChar w:fldCharType="begin"/>
      </w:r>
      <w:r w:rsidR="0049457D" w:rsidRPr="003F0276">
        <w:instrText xml:space="preserve"> REF _Ref47716319 \h </w:instrText>
      </w:r>
      <w:r w:rsidR="003F0276">
        <w:instrText xml:space="preserve"> \* MERGEFORMAT </w:instrText>
      </w:r>
      <w:r w:rsidR="0049457D" w:rsidRPr="003F0276">
        <w:fldChar w:fldCharType="separate"/>
      </w:r>
      <w:r w:rsidR="000E7B34" w:rsidRPr="000E7B34">
        <w:t xml:space="preserve">Figure </w:t>
      </w:r>
      <w:r w:rsidR="000E7B34" w:rsidRPr="000E7B34">
        <w:rPr>
          <w:noProof/>
        </w:rPr>
        <w:t>2</w:t>
      </w:r>
      <w:r w:rsidR="0049457D" w:rsidRPr="003F0276">
        <w:fldChar w:fldCharType="end"/>
      </w:r>
      <w:r w:rsidR="0049457D" w:rsidRPr="003F0276">
        <w:t xml:space="preserve"> shows </w:t>
      </w:r>
      <w:r w:rsidR="00341FB4">
        <w:t xml:space="preserve">a preliminary proposal of </w:t>
      </w:r>
      <w:r w:rsidR="0049457D" w:rsidRPr="003F0276">
        <w:t xml:space="preserve">the </w:t>
      </w:r>
      <w:r w:rsidR="00341FB4">
        <w:t>architec</w:t>
      </w:r>
      <w:r w:rsidR="0049457D" w:rsidRPr="003F0276">
        <w:t xml:space="preserve">ture of the proposed framework. </w:t>
      </w:r>
      <w:r w:rsidR="00CA73FA">
        <w:t>Because of the limite</w:t>
      </w:r>
      <w:r w:rsidR="00EF2B98">
        <w:t>d</w:t>
      </w:r>
      <w:r w:rsidR="00CA73FA">
        <w:t xml:space="preserve"> scope of a master’s degree, t</w:t>
      </w:r>
      <w:r w:rsidR="0049457D" w:rsidRPr="003F0276">
        <w:t xml:space="preserve">he boxes in green </w:t>
      </w:r>
      <w:r w:rsidR="00CA73FA">
        <w:t>represent</w:t>
      </w:r>
      <w:r w:rsidR="0049457D" w:rsidRPr="003F0276">
        <w:t xml:space="preserve"> the components </w:t>
      </w:r>
      <w:r w:rsidR="00341FB4">
        <w:t xml:space="preserve">that will be addressed in </w:t>
      </w:r>
      <w:r w:rsidR="0049457D" w:rsidRPr="003F0276">
        <w:t>th</w:t>
      </w:r>
      <w:r w:rsidR="004F0062" w:rsidRPr="003F0276">
        <w:t xml:space="preserve">is </w:t>
      </w:r>
      <w:r w:rsidR="00341FB4">
        <w:t xml:space="preserve">master’s degree </w:t>
      </w:r>
      <w:r w:rsidR="004F0062" w:rsidRPr="003F0276">
        <w:t xml:space="preserve">research. </w:t>
      </w:r>
      <w:r w:rsidR="00CA73FA">
        <w:t>Note that a</w:t>
      </w:r>
      <w:r w:rsidR="00245A09" w:rsidRPr="003F0276">
        <w:t>n important characteristic of th</w:t>
      </w:r>
      <w:r w:rsidR="00341FB4">
        <w:t>e</w:t>
      </w:r>
      <w:r w:rsidR="00245A09" w:rsidRPr="003F0276">
        <w:t xml:space="preserve"> framework</w:t>
      </w:r>
      <w:r w:rsidR="004447E9">
        <w:t>’s</w:t>
      </w:r>
      <w:r w:rsidR="00245A09" w:rsidRPr="003F0276">
        <w:t xml:space="preserve"> </w:t>
      </w:r>
      <w:r w:rsidR="00341FB4">
        <w:t xml:space="preserve">proposed </w:t>
      </w:r>
      <w:r w:rsidR="004447E9">
        <w:t xml:space="preserve">software </w:t>
      </w:r>
      <w:r w:rsidR="00341FB4">
        <w:t xml:space="preserve">architecture </w:t>
      </w:r>
      <w:r w:rsidR="00245A09" w:rsidRPr="003F0276">
        <w:t>is the ability for parallel programming to improve performance</w:t>
      </w:r>
      <w:r w:rsidR="00E83EFC" w:rsidRPr="003F0276">
        <w:t>.</w:t>
      </w:r>
      <w:r w:rsidR="00C32615">
        <w:t xml:space="preserve"> Several </w:t>
      </w:r>
      <w:r w:rsidRPr="003F0276">
        <w:t xml:space="preserve">secondary objectives </w:t>
      </w:r>
      <w:r w:rsidR="004447E9">
        <w:t xml:space="preserve">will </w:t>
      </w:r>
      <w:r w:rsidR="00341FB4">
        <w:t xml:space="preserve">also </w:t>
      </w:r>
      <w:r w:rsidR="004447E9">
        <w:t>be addressed</w:t>
      </w:r>
      <w:r w:rsidRPr="003F0276">
        <w:t>:</w:t>
      </w:r>
    </w:p>
    <w:p w14:paraId="5CF4541D" w14:textId="77777777" w:rsidR="00396948" w:rsidRPr="003F0276" w:rsidRDefault="00396948" w:rsidP="00B20EDD">
      <w:pPr>
        <w:pStyle w:val="Standard"/>
        <w:spacing w:line="240" w:lineRule="auto"/>
      </w:pPr>
    </w:p>
    <w:p w14:paraId="1B0F0810" w14:textId="2145D42C" w:rsidR="007F6CB0" w:rsidRPr="003F0276" w:rsidRDefault="00396948" w:rsidP="00C32615">
      <w:pPr>
        <w:pStyle w:val="Standard"/>
        <w:numPr>
          <w:ilvl w:val="0"/>
          <w:numId w:val="29"/>
        </w:numPr>
      </w:pPr>
      <w:r w:rsidRPr="003F0276">
        <w:t>A modular architecture to make it easy to switch the algorithms being subjected to testing. Specifically, the framework should consider the structure of the algorithms' definition for compatibility</w:t>
      </w:r>
      <w:r w:rsidR="007F6CB0">
        <w:t>;</w:t>
      </w:r>
    </w:p>
    <w:p w14:paraId="6F9EE66E" w14:textId="0EE96BB6" w:rsidR="007F6CB0" w:rsidRPr="003F0276" w:rsidRDefault="00396948" w:rsidP="00C32615">
      <w:pPr>
        <w:pStyle w:val="Standard"/>
        <w:numPr>
          <w:ilvl w:val="0"/>
          <w:numId w:val="29"/>
        </w:numPr>
      </w:pPr>
      <w:r w:rsidRPr="003F0276">
        <w:t>The framework will be made public on an official PyPI repository with a user guide</w:t>
      </w:r>
      <w:r w:rsidR="007F6CB0">
        <w:t>;</w:t>
      </w:r>
    </w:p>
    <w:p w14:paraId="43714D2B" w14:textId="69EA465C" w:rsidR="005D59D5" w:rsidRPr="003F0276" w:rsidRDefault="0055340C" w:rsidP="005D59D5">
      <w:pPr>
        <w:pStyle w:val="Standard"/>
        <w:numPr>
          <w:ilvl w:val="0"/>
          <w:numId w:val="29"/>
        </w:numPr>
      </w:pPr>
      <w:r>
        <w:t xml:space="preserve">The </w:t>
      </w:r>
      <w:r w:rsidR="00341FB4">
        <w:t>presence of functionality to address some of the literature</w:t>
      </w:r>
      <w:r>
        <w:t xml:space="preserve"> recommendations</w:t>
      </w:r>
      <w:r w:rsidR="008C60B8">
        <w:t xml:space="preserve">: </w:t>
      </w:r>
      <w:r w:rsidR="00093D9F">
        <w:t xml:space="preserve">modular architecture for test instances and algorithms, </w:t>
      </w:r>
      <w:r w:rsidR="00186A6B">
        <w:t xml:space="preserve">implementation of parametric statistical methods, implementation of the Big O notation to describe the time complexity of the algorithms. </w:t>
      </w:r>
    </w:p>
    <w:p w14:paraId="079436F3" w14:textId="77777777" w:rsidR="004F63D2" w:rsidRDefault="004F63D2">
      <w:pPr>
        <w:pStyle w:val="Standard"/>
      </w:pPr>
    </w:p>
    <w:p w14:paraId="13A7FD06" w14:textId="1881B4FA" w:rsidR="007F6CB0" w:rsidRDefault="004F63D2">
      <w:pPr>
        <w:pStyle w:val="Standard"/>
      </w:pPr>
      <w:r>
        <w:t xml:space="preserve">This research, therefore, proposes to </w:t>
      </w:r>
      <w:r w:rsidR="00341FB4">
        <w:t xml:space="preserve">initiate the </w:t>
      </w:r>
      <w:r>
        <w:t>automat</w:t>
      </w:r>
      <w:r w:rsidR="00341FB4">
        <w:t>ion of</w:t>
      </w:r>
      <w:r>
        <w:t xml:space="preserve"> the benchmarking process of new metaheuristics. </w:t>
      </w:r>
    </w:p>
    <w:p w14:paraId="2C21F134" w14:textId="77777777" w:rsidR="007F6CB0" w:rsidRPr="003F0276" w:rsidRDefault="007F6CB0">
      <w:pPr>
        <w:pStyle w:val="Standard"/>
      </w:pPr>
    </w:p>
    <w:p w14:paraId="4BDE5358" w14:textId="5557D93B" w:rsidR="00396948" w:rsidRPr="003F0276" w:rsidRDefault="00396948">
      <w:pPr>
        <w:pStyle w:val="Standard"/>
        <w:spacing w:line="240" w:lineRule="auto"/>
        <w:jc w:val="left"/>
        <w:rPr>
          <w:b/>
        </w:rPr>
      </w:pPr>
    </w:p>
    <w:p w14:paraId="2DB9237C" w14:textId="77777777" w:rsidR="0049457D" w:rsidRPr="003F0276" w:rsidRDefault="0049457D" w:rsidP="0049457D">
      <w:pPr>
        <w:pStyle w:val="Standard"/>
        <w:keepNext/>
        <w:spacing w:line="240" w:lineRule="auto"/>
        <w:jc w:val="left"/>
      </w:pPr>
      <w:r w:rsidRPr="003F0276">
        <w:rPr>
          <w:b/>
          <w:noProof/>
        </w:rPr>
        <w:drawing>
          <wp:inline distT="0" distB="0" distL="0" distR="0" wp14:anchorId="0E862F78" wp14:editId="51C89C5C">
            <wp:extent cx="6248347" cy="2380855"/>
            <wp:effectExtent l="19050" t="19050" r="19685"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héma.png"/>
                    <pic:cNvPicPr/>
                  </pic:nvPicPr>
                  <pic:blipFill rotWithShape="1">
                    <a:blip r:embed="rId21">
                      <a:extLst>
                        <a:ext uri="{28A0092B-C50C-407E-A947-70E740481C1C}">
                          <a14:useLocalDpi xmlns:a14="http://schemas.microsoft.com/office/drawing/2010/main" val="0"/>
                        </a:ext>
                      </a:extLst>
                    </a:blip>
                    <a:srcRect b="45585"/>
                    <a:stretch/>
                  </pic:blipFill>
                  <pic:spPr bwMode="auto">
                    <a:xfrm>
                      <a:off x="0" y="0"/>
                      <a:ext cx="6301946" cy="24012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358E5E" w14:textId="494DB127" w:rsidR="0049457D" w:rsidRPr="003F0276" w:rsidRDefault="0049457D" w:rsidP="00B20EDD">
      <w:pPr>
        <w:pStyle w:val="Caption"/>
        <w:jc w:val="center"/>
        <w:rPr>
          <w:b/>
        </w:rPr>
      </w:pPr>
      <w:bookmarkStart w:id="12" w:name="_Ref47716319"/>
      <w:bookmarkStart w:id="13" w:name="_Toc48164778"/>
      <w:bookmarkStart w:id="14" w:name="_Ref48602168"/>
      <w:r w:rsidRPr="00B20EDD">
        <w:rPr>
          <w:b/>
          <w:bCs w:val="0"/>
        </w:rPr>
        <w:t xml:space="preserve">Figure </w:t>
      </w:r>
      <w:r w:rsidRPr="00B20EDD">
        <w:rPr>
          <w:b/>
          <w:bCs w:val="0"/>
        </w:rPr>
        <w:fldChar w:fldCharType="begin"/>
      </w:r>
      <w:r w:rsidRPr="00B20EDD">
        <w:rPr>
          <w:b/>
          <w:bCs w:val="0"/>
        </w:rPr>
        <w:instrText xml:space="preserve"> SEQ Figure \* ARABIC </w:instrText>
      </w:r>
      <w:r w:rsidRPr="00B20EDD">
        <w:rPr>
          <w:b/>
          <w:bCs w:val="0"/>
        </w:rPr>
        <w:fldChar w:fldCharType="separate"/>
      </w:r>
      <w:r w:rsidR="00EB60C3">
        <w:rPr>
          <w:b/>
          <w:bCs w:val="0"/>
          <w:noProof/>
        </w:rPr>
        <w:t>2</w:t>
      </w:r>
      <w:r w:rsidRPr="00B20EDD">
        <w:rPr>
          <w:b/>
          <w:bCs w:val="0"/>
        </w:rPr>
        <w:fldChar w:fldCharType="end"/>
      </w:r>
      <w:bookmarkEnd w:id="12"/>
      <w:r w:rsidRPr="003F0276">
        <w:t xml:space="preserve"> Structure of the Proposed Framework</w:t>
      </w:r>
      <w:bookmarkEnd w:id="13"/>
      <w:bookmarkEnd w:id="14"/>
      <w:r w:rsidR="0059577F">
        <w:t xml:space="preserve"> </w:t>
      </w:r>
    </w:p>
    <w:p w14:paraId="735D1768" w14:textId="77777777" w:rsidR="0049457D" w:rsidRPr="003F0276" w:rsidRDefault="0049457D">
      <w:pPr>
        <w:pStyle w:val="Standard"/>
        <w:spacing w:line="240" w:lineRule="auto"/>
        <w:jc w:val="left"/>
        <w:rPr>
          <w:b/>
        </w:rPr>
      </w:pPr>
    </w:p>
    <w:p w14:paraId="418930DB" w14:textId="77777777" w:rsidR="0049457D" w:rsidRDefault="0049457D">
      <w:pPr>
        <w:pStyle w:val="Standard"/>
        <w:spacing w:line="240" w:lineRule="auto"/>
        <w:jc w:val="left"/>
        <w:rPr>
          <w:b/>
        </w:rPr>
      </w:pPr>
    </w:p>
    <w:p w14:paraId="4CF743DA" w14:textId="7E23F1CE" w:rsidR="00341FB4" w:rsidRPr="00EF3300" w:rsidRDefault="00341FB4" w:rsidP="00D93602">
      <w:pPr>
        <w:pStyle w:val="Heading2"/>
      </w:pPr>
      <w:bookmarkStart w:id="15" w:name="_Toc48605295"/>
      <w:r w:rsidRPr="003F0276">
        <w:t>Future Work</w:t>
      </w:r>
      <w:bookmarkEnd w:id="15"/>
    </w:p>
    <w:p w14:paraId="44F2D00C" w14:textId="7EFCF947" w:rsidR="00341FB4" w:rsidRPr="003F0276" w:rsidRDefault="00341FB4" w:rsidP="00341FB4">
      <w:pPr>
        <w:pStyle w:val="Standard"/>
      </w:pPr>
      <w:r>
        <w:t>At the end of this research,</w:t>
      </w:r>
      <w:r w:rsidRPr="003F0276">
        <w:t xml:space="preserve"> results </w:t>
      </w:r>
      <w:r>
        <w:t xml:space="preserve">will be </w:t>
      </w:r>
      <w:r w:rsidR="00D5188D">
        <w:t>assessed,</w:t>
      </w:r>
      <w:r>
        <w:t xml:space="preserve"> and potential improvements will be identified. One improvement that can already be identified aims at</w:t>
      </w:r>
      <w:r w:rsidRPr="003F0276">
        <w:t xml:space="preserve"> adapting the </w:t>
      </w:r>
      <w:r>
        <w:t xml:space="preserve">proposed </w:t>
      </w:r>
      <w:r w:rsidRPr="003F0276">
        <w:t xml:space="preserve">framework to include the possibility of performing meta-analysis by consolidating the results of multiple independent studies </w:t>
      </w:r>
      <w:r w:rsidR="008619A1">
        <w:t>complet</w:t>
      </w:r>
      <w:r w:rsidRPr="003F0276">
        <w:t>ed by the framework itself as well as by external sources.</w:t>
      </w:r>
      <w:r>
        <w:t xml:space="preserve"> This will not be addressed by the current research activities.</w:t>
      </w:r>
    </w:p>
    <w:p w14:paraId="6FDFF3BB" w14:textId="2C653403" w:rsidR="00341FB4" w:rsidRPr="003F0276" w:rsidRDefault="00341FB4">
      <w:pPr>
        <w:pStyle w:val="Standard"/>
        <w:spacing w:line="240" w:lineRule="auto"/>
        <w:jc w:val="left"/>
        <w:rPr>
          <w:b/>
        </w:rPr>
        <w:sectPr w:rsidR="00341FB4" w:rsidRPr="003F0276" w:rsidSect="00C26914">
          <w:headerReference w:type="even" r:id="rId22"/>
          <w:headerReference w:type="default" r:id="rId23"/>
          <w:footerReference w:type="even" r:id="rId24"/>
          <w:footerReference w:type="default" r:id="rId25"/>
          <w:pgSz w:w="12240" w:h="15840"/>
          <w:pgMar w:top="2160" w:right="1077" w:bottom="1077" w:left="2160" w:header="1134" w:footer="0" w:gutter="0"/>
          <w:pgNumType w:start="1"/>
          <w:cols w:space="720"/>
          <w:titlePg/>
          <w:docGrid w:linePitch="326"/>
        </w:sectPr>
      </w:pPr>
    </w:p>
    <w:p w14:paraId="5F516CB7" w14:textId="3B9A44CB" w:rsidR="00F94CBA" w:rsidRPr="003F0276" w:rsidRDefault="00EF7D6E" w:rsidP="00A52840">
      <w:pPr>
        <w:pStyle w:val="Heading1"/>
      </w:pPr>
      <w:bookmarkStart w:id="16" w:name="__RefHeading___Toc6093_3778402420"/>
      <w:bookmarkStart w:id="17" w:name="_Toc48605296"/>
      <w:r>
        <w:lastRenderedPageBreak/>
        <w:t>CHAPTER 1</w:t>
      </w:r>
      <w:r>
        <w:br/>
      </w:r>
      <w:r>
        <w:br/>
      </w:r>
      <w:r w:rsidR="00705201" w:rsidRPr="003F0276">
        <w:t>LITERATURE REVIEW</w:t>
      </w:r>
      <w:bookmarkEnd w:id="16"/>
      <w:bookmarkEnd w:id="17"/>
    </w:p>
    <w:p w14:paraId="51C49AAC" w14:textId="77777777" w:rsidR="00F94CBA" w:rsidRPr="003F0276" w:rsidRDefault="00F94CBA" w:rsidP="00B20EDD">
      <w:pPr>
        <w:pStyle w:val="Standard"/>
        <w:spacing w:line="240" w:lineRule="auto"/>
      </w:pPr>
    </w:p>
    <w:p w14:paraId="7E6E8B6D" w14:textId="554C2B30" w:rsidR="00F94CBA" w:rsidRPr="003F0276" w:rsidRDefault="00705201">
      <w:pPr>
        <w:pStyle w:val="Standard"/>
      </w:pPr>
      <w:r w:rsidRPr="003F0276">
        <w:t xml:space="preserve">This </w:t>
      </w:r>
      <w:r w:rsidR="007040D8" w:rsidRPr="003F0276">
        <w:t>section</w:t>
      </w:r>
      <w:r w:rsidRPr="003F0276">
        <w:t xml:space="preserve"> addresses the state of the art in benchmarking the performance of metaheuristics. An in-depth survey of the literature shows that </w:t>
      </w:r>
      <w:r w:rsidR="004A6F43">
        <w:t>this</w:t>
      </w:r>
      <w:r w:rsidR="004A6F43" w:rsidRPr="003F0276">
        <w:t xml:space="preserve"> </w:t>
      </w:r>
      <w:r w:rsidRPr="003F0276">
        <w:t>is still an unsolved problem in many ways. For example, there are no standardized sets of methods to accomplish this task</w:t>
      </w:r>
      <w:r w:rsidR="004A6F43">
        <w:t xml:space="preserve"> </w:t>
      </w:r>
      <w:r w:rsidR="00067D4A" w:rsidRPr="003F0276">
        <w:fldChar w:fldCharType="begin"/>
      </w:r>
      <w:r w:rsidR="00C3436D">
        <w:instrText xml:space="preserve"> ADDIN ZOTERO_ITEM CSL_CITATION {"citationID":"wFnvtOtU","properties":{"formattedCitation":"(Jamil &amp; Yang, 2013)","plainCitation":"(Jamil &amp; Yang, 2013)","noteIndex":0},"citationItems":[{"id":97,"uris":["http://zotero.org/users/5028357/items/TY5K5MRC"],"uri":["http://zotero.org/users/5028357/items/TY5K5MRC"],"itemData":{"id":97,"type":"article-journal","abstract":"Test functions are important to validate and compare the performance of optimization algorithms. There have been many test or benchmark functions reported in the literature; however, there is no standard list or set of benchmark functions. Ideally, test functions should have diverse properties so that can be truly useful to test new algorithms in an unbiased way. For this purpose, we have reviewed and compiled a rich set of 175 benchmark functions for unconstrained optimization problems with diverse properties in terms of modality, separability, and valley landscape. This is by far the most complete set of functions so far in the literature, and tt can be expected this complete set of functions can be used for validation of new optimization in the future.","container-title":"International Journal of Mathematical Modelling and Numerical Optimisation","DOI":"10.1504/IJMMNO.2013.055204","ISSN":"2040-3607, 2040-3615","issue":"2","journalAbbreviation":"IJMMNO","note":"arXiv: 1308.4008","page":"150","source":"arXiv.org","title":"A Literature Survey of Benchmark Functions For Global Optimization Problems","volume":"4","author":[{"family":"Jamil","given":"Momin"},{"family":"Yang","given":"Xin-She"}],"issued":{"date-parts":[["2013"]]}}}],"schema":"https://github.com/citation-style-language/schema/raw/master/csl-citation.json"} </w:instrText>
      </w:r>
      <w:r w:rsidR="00067D4A" w:rsidRPr="003F0276">
        <w:fldChar w:fldCharType="separate"/>
      </w:r>
      <w:r w:rsidR="00067D4A" w:rsidRPr="003F0276">
        <w:t>(Jamil &amp; Yang, 2013)</w:t>
      </w:r>
      <w:r w:rsidR="00067D4A" w:rsidRPr="003F0276">
        <w:fldChar w:fldCharType="end"/>
      </w:r>
      <w:r w:rsidRPr="003F0276">
        <w:t xml:space="preserve"> </w:t>
      </w:r>
      <w:r w:rsidR="00067D4A" w:rsidRPr="003F0276">
        <w:fldChar w:fldCharType="begin"/>
      </w:r>
      <w:r w:rsidR="00C3436D">
        <w:instrText xml:space="preserve"> ADDIN ZOTERO_ITEM CSL_CITATION {"citationID":"WSVOAxh2","properties":{"formattedCitation":"(Brownlee,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Pr="003F0276">
        <w:t xml:space="preserve">. This has motivated many attempts at compiling various test functions to facilitate the evaluation of newly proposed algorithms </w:t>
      </w:r>
      <w:r w:rsidR="00067D4A" w:rsidRPr="003F0276">
        <w:fldChar w:fldCharType="begin"/>
      </w:r>
      <w:r w:rsidR="00C3436D">
        <w:instrText xml:space="preserve"> ADDIN ZOTERO_ITEM CSL_CITATION {"citationID":"IkFCG4Zk","properties":{"formattedCitation":"(Brownlee,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Pr="003F0276">
        <w:t xml:space="preserve"> </w:t>
      </w:r>
      <w:r w:rsidR="00067D4A" w:rsidRPr="003F0276">
        <w:fldChar w:fldCharType="begin"/>
      </w:r>
      <w:r w:rsidR="00C3436D">
        <w:instrText xml:space="preserve"> ADDIN ZOTERO_ITEM CSL_CITATION {"citationID":"fcJF9iAs","properties":{"formattedCitation":"(Jamil &amp; Yang, 2013)","plainCitation":"(Jamil &amp; Yang, 2013)","noteIndex":0},"citationItems":[{"id":97,"uris":["http://zotero.org/users/5028357/items/TY5K5MRC"],"uri":["http://zotero.org/users/5028357/items/TY5K5MRC"],"itemData":{"id":97,"type":"article-journal","abstract":"Test functions are important to validate and compare the performance of optimization algorithms. There have been many test or benchmark functions reported in the literature; however, there is no standard list or set of benchmark functions. Ideally, test functions should have diverse properties so that can be truly useful to test new algorithms in an unbiased way. For this purpose, we have reviewed and compiled a rich set of 175 benchmark functions for unconstrained optimization problems with diverse properties in terms of modality, separability, and valley landscape. This is by far the most complete set of functions so far in the literature, and tt can be expected this complete set of functions can be used for validation of new optimization in the future.","container-title":"International Journal of Mathematical Modelling and Numerical Optimisation","DOI":"10.1504/IJMMNO.2013.055204","ISSN":"2040-3607, 2040-3615","issue":"2","journalAbbreviation":"IJMMNO","note":"arXiv: 1308.4008","page":"150","source":"arXiv.org","title":"A Literature Survey of Benchmark Functions For Global Optimization Problems","volume":"4","author":[{"family":"Jamil","given":"Momin"},{"family":"Yang","given":"Xin-She"}],"issued":{"date-parts":[["2013"]]}}}],"schema":"https://github.com/citation-style-language/schema/raw/master/csl-citation.json"} </w:instrText>
      </w:r>
      <w:r w:rsidR="00067D4A" w:rsidRPr="003F0276">
        <w:fldChar w:fldCharType="separate"/>
      </w:r>
      <w:r w:rsidR="00067D4A" w:rsidRPr="003F0276">
        <w:t>(Jamil &amp; Yang, 2013)</w:t>
      </w:r>
      <w:r w:rsidR="00067D4A" w:rsidRPr="003F0276">
        <w:fldChar w:fldCharType="end"/>
      </w:r>
      <w:r w:rsidRPr="003F0276">
        <w:t xml:space="preserve">. The literature provides many recommendations as well as theoretical </w:t>
      </w:r>
      <w:r w:rsidR="007040D8" w:rsidRPr="003F0276">
        <w:t>notions</w:t>
      </w:r>
      <w:r w:rsidRPr="003F0276">
        <w:t xml:space="preserve"> that are important to understand for this research.</w:t>
      </w:r>
    </w:p>
    <w:p w14:paraId="71E7D7B8" w14:textId="77777777" w:rsidR="00F94CBA" w:rsidRPr="003F0276" w:rsidRDefault="00F94CBA" w:rsidP="00B20EDD">
      <w:pPr>
        <w:pStyle w:val="Standard"/>
        <w:spacing w:line="240" w:lineRule="auto"/>
      </w:pPr>
    </w:p>
    <w:p w14:paraId="664BA940" w14:textId="5B0D49B4" w:rsidR="00F94CBA" w:rsidRPr="003F0276" w:rsidRDefault="00705201">
      <w:pPr>
        <w:pStyle w:val="Standard"/>
      </w:pPr>
      <w:r w:rsidRPr="003F0276">
        <w:t>It is relevant to highlight the difference between metaheuristic optimization frameworks (MOFs) and benchmarking frameworks. MOFs like the Opt4J</w:t>
      </w:r>
      <w:r w:rsidR="007040D8" w:rsidRPr="003F0276">
        <w:t xml:space="preserve"> </w:t>
      </w:r>
      <w:r w:rsidR="007040D8" w:rsidRPr="003F0276">
        <w:fldChar w:fldCharType="begin"/>
      </w:r>
      <w:r w:rsidR="00C3436D">
        <w:instrText xml:space="preserve"> ADDIN ZOTERO_ITEM CSL_CITATION {"citationID":"riFHjjQr","properties":{"formattedCitation":"(Lukasiewycz et al., 2011)","plainCitation":"(Lukasiewycz et al., 2011)","noteIndex":0},"citationItems":[{"id":26,"uris":["http://zotero.org/users/5028357/items/G48SS22N"],"uri":["http://zotero.org/users/5028357/items/G48SS22N"],"itemData":{"id":26,"type":"paper-conference","abstract":"This paper presents a modular framework for meta-heuristic optimization of complex optimization tasks by decomposing them into subtasks that may be designed and developed separately. Since these subtasks are generally correlated, a separate optimization is prohibited and the framework has to be capable of optimizing the subtasks concurrently. For this purpose, a distinction of genetic representation (genotype) and representation of a solution of the optimization problem (phenotype) is imposed. A compositional genotype and appropriate operators enable the separate development and testing of the optimization of subtasks by a strict decoupling. The proposed concept is implemented as open source reference OPT4J [6]. The architecture of this implementation is outlined and design decisions are discussed that enable a maximal decoupling and ﬂexibility. A case study of a complex real-world optimization problem from the automotive domain is introduced. This case study requires the concurrent optimization of several heterogeneous aspects. Exemplary, it is shown how the proposed framework allows to efﬁciently optimize this complex problem by decomposing it into subtasks that are optimized concurrently.","container-title":"Proceedings of the 13th annual conference on Genetic and evolutionary computation - GECCO '11","DOI":"10.1145/2001576.2001808","event":"the 13th annual conference","event-place":"Dublin, Ireland","ISBN":"978-1-4503-0557-0","language":"en","page":"1723","publisher":"ACM Press","publisher-place":"Dublin, Ireland","source":"DOI.org (Crossref)","title":"Opt4J: a modular framework for meta-heuristic optimization","title-short":"Opt4J","URL":"http://portal.acm.org/citation.cfm?doid=2001576.2001808","author":[{"family":"Lukasiewycz","given":"Martin"},{"family":"Glaß","given":"Michael"},{"family":"Reimann","given":"Felix"},{"family":"Teich","given":"Jürgen"}],"accessed":{"date-parts":[["2020",8,5]]},"issued":{"date-parts":[["2011"]]}}}],"schema":"https://github.com/citation-style-language/schema/raw/master/csl-citation.json"} </w:instrText>
      </w:r>
      <w:r w:rsidR="007040D8" w:rsidRPr="003F0276">
        <w:fldChar w:fldCharType="separate"/>
      </w:r>
      <w:r w:rsidR="007040D8" w:rsidRPr="003F0276">
        <w:t>(Lukasiewycz et al., 2011)</w:t>
      </w:r>
      <w:r w:rsidR="007040D8" w:rsidRPr="003F0276">
        <w:fldChar w:fldCharType="end"/>
      </w:r>
      <w:r w:rsidR="009736B3">
        <w:t xml:space="preserve"> </w:t>
      </w:r>
      <w:r w:rsidR="009736B3">
        <w:fldChar w:fldCharType="begin"/>
      </w:r>
      <w:r w:rsidR="00C3436D">
        <w:instrText xml:space="preserve"> ADDIN ZOTERO_ITEM CSL_CITATION {"citationID":"APDgrXVx","properties":{"formattedCitation":"({\\i{}Opt4J}, 2020)","plainCitation":"(Opt4J, 2020)","noteIndex":0},"citationItems":[{"id":24,"uris":["http://zotero.org/users/5028357/items/NW5M2CNC"],"uri":["http://zotero.org/users/5028357/items/NW5M2CNC"],"itemData":{"id":24,"type":"webpage","container-title":"Opt4J - A Modular Framework for Meta-heuristic Optimization","language":"en","note":"source: opt4j.sourceforge.net","title":"Opt4J","URL":"http://opt4j.sourceforge.net/","accessed":{"date-parts":[["2020",8,5]]},"issued":{"date-parts":[["2020"]]}}}],"schema":"https://github.com/citation-style-language/schema/raw/master/csl-citation.json"} </w:instrText>
      </w:r>
      <w:r w:rsidR="009736B3">
        <w:fldChar w:fldCharType="separate"/>
      </w:r>
      <w:r w:rsidR="009736B3" w:rsidRPr="009736B3">
        <w:t>(</w:t>
      </w:r>
      <w:r w:rsidR="009736B3" w:rsidRPr="009736B3">
        <w:rPr>
          <w:i/>
          <w:iCs/>
        </w:rPr>
        <w:t>Opt4J</w:t>
      </w:r>
      <w:r w:rsidR="009736B3" w:rsidRPr="009736B3">
        <w:t>, 2020)</w:t>
      </w:r>
      <w:r w:rsidR="009736B3">
        <w:fldChar w:fldCharType="end"/>
      </w:r>
      <w:r w:rsidRPr="003F0276">
        <w:t xml:space="preserve"> and EasyLocal++</w:t>
      </w:r>
      <w:r w:rsidR="007040D8" w:rsidRPr="003F0276">
        <w:t xml:space="preserve"> </w:t>
      </w:r>
      <w:r w:rsidR="007040D8" w:rsidRPr="003F0276">
        <w:fldChar w:fldCharType="begin"/>
      </w:r>
      <w:r w:rsidR="00C3436D">
        <w:instrText xml:space="preserve"> ADDIN ZOTERO_ITEM CSL_CITATION {"citationID":"rvYP3X2f","properties":{"formattedCitation":"(Di Gaspero &amp; Schaerf, 2002)","plainCitation":"(Di Gaspero &amp; Schaerf, 2002)","noteIndex":0},"citationItems":[{"id":25,"uris":["http://zotero.org/users/5028357/items/96STYNZK"],"uri":["http://zotero.org/users/5028357/items/96STYNZK"],"itemData":{"id":25,"type":"chapter","abstract":"EasyLocal++ is an object-oriented framework that helps the user to design and implement local search algorithms in C++ for a large variety of problems.In this paper we highlight the usability of EasyLocal++ by showing its contribution for the development of a solver for a real-life scheduling problem, namely the Course Timetabling problem. The Course Timetabling problem involves hard and soft constraints, and requires, in order to be solved in a satisfactory way, a non-trivial combination of different neighborhood relations. We show all steps of the implementation using EasyLocal++, which in our opinion is very straightforward. The resulting code is modular, small, and easy to maintain.","collection-title":"Operations Research/Computer Science Interfaces Series","container-title":"Optimization Software Class Libraries","event-place":"Boston, MA","ISBN":"978-0-306-48126-0","language":"en","note":"DOI: 10.1007/0-306-48126-X_5","page":"155-175","publisher":"Springer US","publisher-place":"Boston, MA","source":"Springer Link","title":"Writing Local Search Algorithms Using Easylocal++","URL":"https://doi.org/10.1007/0-306-48126-X_5","author":[{"family":"Di Gaspero","given":"Luca"},{"family":"Schaerf","given":"Andrea"}],"editor":[{"family":"Voß","given":"Stefan"},{"family":"Woodruff","given":"David L."}],"accessed":{"date-parts":[["2020",8,5]]},"issued":{"date-parts":[["2002"]]}}}],"schema":"https://github.com/citation-style-language/schema/raw/master/csl-citation.json"} </w:instrText>
      </w:r>
      <w:r w:rsidR="007040D8" w:rsidRPr="003F0276">
        <w:fldChar w:fldCharType="separate"/>
      </w:r>
      <w:r w:rsidR="007040D8" w:rsidRPr="003F0276">
        <w:t>(Di Gaspero &amp; Schaerf, 2002)</w:t>
      </w:r>
      <w:r w:rsidR="007040D8" w:rsidRPr="003F0276">
        <w:fldChar w:fldCharType="end"/>
      </w:r>
      <w:r w:rsidR="007040D8" w:rsidRPr="003F0276">
        <w:t xml:space="preserve"> </w:t>
      </w:r>
      <w:r w:rsidRPr="003F0276">
        <w:t>are used to design metaheuristics while benchmarking frameworks are used to test and compare the performance of existing metaheuristics.</w:t>
      </w:r>
      <w:r w:rsidR="004E34B5">
        <w:t xml:space="preserve"> OptiBench</w:t>
      </w:r>
      <w:r w:rsidR="00104292">
        <w:t xml:space="preserve"> by the company CIRG@UP</w:t>
      </w:r>
      <w:r w:rsidR="004E34B5">
        <w:t xml:space="preserve">, is a good example of a benchmarking framework that is similar to what this research aims to accomplish </w:t>
      </w:r>
      <w:r w:rsidR="004E34B5">
        <w:fldChar w:fldCharType="begin"/>
      </w:r>
      <w:r w:rsidR="00C3436D">
        <w:instrText xml:space="preserve"> ADDIN ZOTERO_ITEM CSL_CITATION {"citationID":"FJU5SdWP","properties":{"formattedCitation":"(Peer et al., 2003)","plainCitation":"(Peer et al., 2003)","noteIndex":0},"citationItems":[{"id":83,"uris":["http://zotero.org/users/5028357/items/9TKT5XFS"],"uri":["http://zotero.org/users/5028357/items/9TKT5XFS"],"itemData":{"id":83,"type":"paper-conference","abstract":"This article is a proposal, by the Computational Intelligence Research Group at the University of Pretoria (CIRG@UP), for a framework to benchmark optimisation algorithms. This framework, known as OptiBench, was conceived out of the necessity to consolidate the efforts of a large research group. Many problems arise when different people work independently on their own research initiatives. These problems range from duplicating effort to, more seriously, having conflicting results. In addition, less experienced members of the group are sometimes unfamiliar with the necessary statistical methods required to properly analyse their results. These problems are not limited internally to CIRG@UP but are also prevalent in the research community at large. This proposal aims to standardise the research methodology used by CIRG@UP internally (initially in the optimisation subgroup and later in subgroups working in other paradigms of computational research). Obviously this article cannot dictate the methodologies that should be used by other members of the broader research community, however, the hope is that this framework can be found useful and that others would willingly contribute and become involved.","container-title":"The 2003 Congress on Evolutionary Computation, 2003. CEC '03.","DOI":"10.1109/CEC.2003.1299386","event":"The 2003 Congress on Evolutionary Computation, 2003. CEC '03.","page":"2386-2392 Vol.4","source":"IEEE Xplore","title":"CIRG@UP OptiBench: a statistically sound framework for benchmarking optimisation algorithms","title-short":"CIRG@UP OptiBench","volume":"4","author":[{"family":"Peer","given":"E.S."},{"family":"Engelbrecht","given":"A.P."},{"family":"Bergh","given":"F.","non-dropping-particle":"van den"}],"issued":{"date-parts":[["2003",12]]}}}],"schema":"https://github.com/citation-style-language/schema/raw/master/csl-citation.json"} </w:instrText>
      </w:r>
      <w:r w:rsidR="004E34B5">
        <w:fldChar w:fldCharType="separate"/>
      </w:r>
      <w:r w:rsidR="004E34B5" w:rsidRPr="004E34B5">
        <w:t>(Peer et al., 2003)</w:t>
      </w:r>
      <w:r w:rsidR="004E34B5">
        <w:fldChar w:fldCharType="end"/>
      </w:r>
      <w:r w:rsidR="004E34B5">
        <w:t>. It comprises a library of standard problem instances and optimization algorithms, an engine for data analysis and statistical inference, and a centralized results repository.</w:t>
      </w:r>
      <w:r w:rsidRPr="003F0276">
        <w:t xml:space="preserve"> Other frameworks</w:t>
      </w:r>
      <w:r w:rsidR="00104292">
        <w:t xml:space="preserve"> similar to Opt4J</w:t>
      </w:r>
      <w:r w:rsidRPr="003F0276">
        <w:t xml:space="preserve"> include</w:t>
      </w:r>
      <w:r w:rsidR="00642FDE">
        <w:t xml:space="preserve"> </w:t>
      </w:r>
      <w:r w:rsidRPr="003F0276">
        <w:t xml:space="preserve">jMetal, EvA2, Watchmaker framework, ECJ27 which contains benchmark functions similar to Opt4J </w:t>
      </w:r>
      <w:r w:rsidR="00067D4A" w:rsidRPr="003F0276">
        <w:fldChar w:fldCharType="begin"/>
      </w:r>
      <w:r w:rsidR="00C3436D">
        <w:instrText xml:space="preserve"> ADDIN ZOTERO_ITEM CSL_CITATION {"citationID":"V9pyV9lu","properties":{"formattedCitation":"(Sean Luke et al., 2020)","plainCitation":"(Sean Luke et al., 2020)","noteIndex":0},"citationItems":[{"id":23,"uris":["http://zotero.org/users/5028357/items/CIJFG5U3"],"uri":["http://zotero.org/users/5028357/items/CIJFG5U3"],"itemData":{"id":23,"type":"webpage","title":"ECJ","URL":"https://cs.gmu.edu/~eclab/projects/ecj/","author":[{"literal":"Sean Luke"},{"literal":"Eric O. Scott"},{"literal":"Liviu Panait"},{"literal":"Gabriel Balan"},{"literal":"Sean Paus"}],"accessed":{"date-parts":[["2020",8,5]]},"issued":{"date-parts":[["2020"]]}}}],"schema":"https://github.com/citation-style-language/schema/raw/master/csl-citation.json"} </w:instrText>
      </w:r>
      <w:r w:rsidR="00067D4A" w:rsidRPr="003F0276">
        <w:fldChar w:fldCharType="separate"/>
      </w:r>
      <w:r w:rsidR="00067D4A" w:rsidRPr="003F0276">
        <w:t>(Sean Luke et al., 2020)</w:t>
      </w:r>
      <w:r w:rsidR="00067D4A" w:rsidRPr="003F0276">
        <w:fldChar w:fldCharType="end"/>
      </w:r>
      <w:r w:rsidRPr="003F0276">
        <w:t xml:space="preserve">, JCLEC, MOEA framework, Paradiseo, </w:t>
      </w:r>
      <w:r w:rsidR="00642FDE">
        <w:t xml:space="preserve">and </w:t>
      </w:r>
      <w:r w:rsidRPr="003F0276">
        <w:t xml:space="preserve">HeuristicLab. It is possible that MOFs contain benchmarking test functions like Opt4J </w:t>
      </w:r>
      <w:r w:rsidR="00067D4A" w:rsidRPr="003F0276">
        <w:fldChar w:fldCharType="begin"/>
      </w:r>
      <w:r w:rsidR="00C3436D">
        <w:instrText xml:space="preserve"> ADDIN ZOTERO_ITEM CSL_CITATION {"citationID":"YTTXvZez","properties":{"formattedCitation":"(Lukasiewycz et al., 2011)","plainCitation":"(Lukasiewycz et al., 2011)","noteIndex":0},"citationItems":[{"id":26,"uris":["http://zotero.org/users/5028357/items/G48SS22N"],"uri":["http://zotero.org/users/5028357/items/G48SS22N"],"itemData":{"id":26,"type":"paper-conference","abstract":"This paper presents a modular framework for meta-heuristic optimization of complex optimization tasks by decomposing them into subtasks that may be designed and developed separately. Since these subtasks are generally correlated, a separate optimization is prohibited and the framework has to be capable of optimizing the subtasks concurrently. For this purpose, a distinction of genetic representation (genotype) and representation of a solution of the optimization problem (phenotype) is imposed. A compositional genotype and appropriate operators enable the separate development and testing of the optimization of subtasks by a strict decoupling. The proposed concept is implemented as open source reference OPT4J [6]. The architecture of this implementation is outlined and design decisions are discussed that enable a maximal decoupling and ﬂexibility. A case study of a complex real-world optimization problem from the automotive domain is introduced. This case study requires the concurrent optimization of several heterogeneous aspects. Exemplary, it is shown how the proposed framework allows to efﬁciently optimize this complex problem by decomposing it into subtasks that are optimized concurrently.","container-title":"Proceedings of the 13th annual conference on Genetic and evolutionary computation - GECCO '11","DOI":"10.1145/2001576.2001808","event":"the 13th annual conference","event-place":"Dublin, Ireland","ISBN":"978-1-4503-0557-0","language":"en","page":"1723","publisher":"ACM Press","publisher-place":"Dublin, Ireland","source":"DOI.org (Crossref)","title":"Opt4J: a modular framework for meta-heuristic optimization","title-short":"Opt4J","URL":"http://portal.acm.org/citation.cfm?doid=2001576.2001808","author":[{"family":"Lukasiewycz","given":"Martin"},{"family":"Glaß","given":"Michael"},{"family":"Reimann","given":"Felix"},{"family":"Teich","given":"Jürgen"}],"accessed":{"date-parts":[["2020",8,5]]},"issued":{"date-parts":[["2011"]]}}}],"schema":"https://github.com/citation-style-language/schema/raw/master/csl-citation.json"} </w:instrText>
      </w:r>
      <w:r w:rsidR="00067D4A" w:rsidRPr="003F0276">
        <w:fldChar w:fldCharType="separate"/>
      </w:r>
      <w:r w:rsidR="00067D4A" w:rsidRPr="003F0276">
        <w:t>(Lukasiewycz et al., 2011)</w:t>
      </w:r>
      <w:r w:rsidR="00067D4A" w:rsidRPr="003F0276">
        <w:fldChar w:fldCharType="end"/>
      </w:r>
      <w:r w:rsidRPr="003F0276">
        <w:t xml:space="preserve">, but it is recommended to use better benchmarking methods than just the test functions provided </w:t>
      </w:r>
      <w:r w:rsidR="00642FDE">
        <w:t xml:space="preserve">with the MOF </w:t>
      </w:r>
      <w:r w:rsidRPr="003F0276">
        <w:t xml:space="preserve">as is discussed in the paragraphs below.  This research is focused on benchmarking frameworks and will be integrated with algorithms either generated by a MOF or taken from the literature like the bat algorithm </w:t>
      </w:r>
      <w:r w:rsidR="00067D4A" w:rsidRPr="003F0276">
        <w:fldChar w:fldCharType="begin"/>
      </w:r>
      <w:r w:rsidR="00C3436D">
        <w:instrText xml:space="preserve"> ADDIN ZOTERO_ITEM CSL_CITATION {"citationID":"rcAF73Sv","properties":{"formattedCitation":"(Gagnon et al., 2020)","plainCitation":"(Gagnon et al., 2020)","noteIndex":0},"citationItems":[{"id":27,"uris":["http://zotero.org/users/5028357/items/WQF7FI5S"],"uri":["http://zotero.org/users/5028357/items/WQF7FI5S"],"itemData":{"id":27,"type":"article-journal","abstract":"This article presents an analysis of the bat algorithm (BA) based on elementary mathematical analysis and statistical comparisons of the first hitting time performance metric distributions obtained on a test set comprising five carefully selected objective functions. The findings show that the BA is not an original contribution to the metaheuristics literature and that it is not generally superior to the Particle Swarm Optimization algorithm when fair comparisons are made. It is also shown that some components of the BA can be either replaced by simpler alternatives or be removed entirely to increase performance. Finally, the results suggest that the best version of the BA is in fact a simple hybrid between Particle Swarm Optimization and Simulated Annealing. To encourage more transparency in metaheuristics research, the entirety of the MATLAB code used in this article is available in a GitHub repository for suggestions and/or corrections.","container-title":"Engineering Reports","DOI":"10.1002/eng2.12212","ISSN":"2577-8196","issue":"n/a","language":"en","note":"_eprint: https://onlinelibrary.wiley.com/doi/pdf/10.1002/eng2.12212","page":"e12212","source":"Wiley Online Library","title":"A critical analysis of the bat algorithm","volume":"n/a","author":[{"family":"Gagnon","given":"Iannick"},{"family":"April","given":"Alain"},{"family":"Abran","given":"Alain"}],"issued":{"date-parts":[["2020"]]}}}],"schema":"https://github.com/citation-style-language/schema/raw/master/csl-citation.json"} </w:instrText>
      </w:r>
      <w:r w:rsidR="00067D4A" w:rsidRPr="003F0276">
        <w:fldChar w:fldCharType="separate"/>
      </w:r>
      <w:r w:rsidR="00067D4A" w:rsidRPr="003F0276">
        <w:t>(Gagnon et al., 2020)</w:t>
      </w:r>
      <w:r w:rsidR="00067D4A" w:rsidRPr="003F0276">
        <w:fldChar w:fldCharType="end"/>
      </w:r>
      <w:r w:rsidR="00642FDE">
        <w:t>.</w:t>
      </w:r>
    </w:p>
    <w:p w14:paraId="7FA8DC61" w14:textId="77777777" w:rsidR="00F94CBA" w:rsidRPr="003F0276" w:rsidRDefault="00F94CBA" w:rsidP="00B20EDD">
      <w:pPr>
        <w:pStyle w:val="Standard"/>
        <w:spacing w:line="240" w:lineRule="auto"/>
      </w:pPr>
    </w:p>
    <w:p w14:paraId="0C1B772B" w14:textId="52A65854" w:rsidR="00F94CBA" w:rsidRDefault="00705201">
      <w:pPr>
        <w:pStyle w:val="Standard"/>
      </w:pPr>
      <w:r w:rsidRPr="003F0276">
        <w:t xml:space="preserve">Metaheuristics are used in almost all the domains of engineering </w:t>
      </w:r>
      <w:r w:rsidR="00067D4A" w:rsidRPr="003F0276">
        <w:fldChar w:fldCharType="begin"/>
      </w:r>
      <w:r w:rsidR="00C3436D">
        <w:instrText xml:space="preserve"> ADDIN ZOTERO_ITEM CSL_CITATION {"citationID":"mepuSdqU","properties":{"formattedCitation":"(Gandomi &amp; Yang, 2011)","plainCitation":"(Gandomi &amp; Yang, 2011)","noteIndex":0},"citationItems":[{"id":103,"uris":["http://zotero.org/users/5028357/items/KWQ9JFJP"],"uri":["http://zotero.org/users/5028357/items/KWQ9JFJP"],"itemData":{"id":103,"type":"chapter","abstract":"Structural optimization is an important area related to both optimization and structural engineering. Structural optimization problems are often used as benchmarks to validate new optimization algorithms or to test the suitability of a chosen algorithm. In almost all structural engineering applications, it is very important to find the best possible parameters for given design objectives and constraints which are highly non-linear, involving many different design variables. The field of structural optimization is also an area undergoing rapid changes in terms of methodology and design tools. Thus, it is highly necessary to summarize some benchmark problems for structural optimization. This chapter provides an overview of structural optimization problems of both truss and non-truss cases.","collection-title":"Studies in Computational Intelligence","container-title":"Computational Optimization, Methods and Algorithms","event-place":"Berlin, Heidelberg","ISBN":"978-3-642-20859-1","language":"en","note":"DOI: 10.1007/978-3-642-20859-1_12","page":"259-281","publisher":"Springer","publisher-place":"Berlin, Heidelberg","source":"Springer Link","title":"Benchmark Problems in Structural Optimization","URL":"https://doi.org/10.1007/978-3-642-20859-1_12","author":[{"family":"Gandomi","given":"Amir Hossein"},{"family":"Yang","given":"Xin-She"}],"editor":[{"family":"Koziel","given":"Slawomir"},{"family":"Yang","given":"Xin-She"}],"accessed":{"date-parts":[["2020",7,23]]},"issued":{"date-parts":[["2011"]]}}}],"schema":"https://github.com/citation-style-language/schema/raw/master/csl-citation.json"} </w:instrText>
      </w:r>
      <w:r w:rsidR="00067D4A" w:rsidRPr="003F0276">
        <w:fldChar w:fldCharType="separate"/>
      </w:r>
      <w:r w:rsidR="00067D4A" w:rsidRPr="003F0276">
        <w:t>(Gandomi &amp; Yang, 2011)</w:t>
      </w:r>
      <w:r w:rsidR="00067D4A" w:rsidRPr="003F0276">
        <w:fldChar w:fldCharType="end"/>
      </w:r>
      <w:r w:rsidRPr="003F0276">
        <w:t xml:space="preserve"> as well as in computer science and </w:t>
      </w:r>
      <w:r w:rsidR="00642FDE">
        <w:t>m</w:t>
      </w:r>
      <w:r w:rsidRPr="003F0276">
        <w:t xml:space="preserve">athematics </w:t>
      </w:r>
      <w:r w:rsidR="00067D4A" w:rsidRPr="003F0276">
        <w:fldChar w:fldCharType="begin"/>
      </w:r>
      <w:r w:rsidR="00C3436D">
        <w:instrText xml:space="preserve"> ADDIN ZOTERO_ITEM CSL_CITATION {"citationID":"Jqk4SotX","properties":{"formattedCitation":"(Mendes et al., 2009)","plainCitation":"(Mendes et al., 2009)","noteIndex":0},"citationItems":[{"id":80,"uris":["http://zotero.org/users/5028357/items/V85PF3S4"],"uri":["http://zotero.org/users/5028357/items/V85PF3S4"],"itemData":{"id":80,"type":"article-journal","abstract":"The radio network design (RND) is an NP-hard optimization problem which consists of the maximization of the coverage of a given area while minimizing the base station deployment. Solving RND problems efficiently is relevant to many fields of application and has a direct impact in the engineering, telecommunication, scientific, and industrial areas. Numerous works can be found in the literature dealing with the RND problem, although they all suffer from the same shortfall: a noncomparable efficiency. Therefore, the aim of this paper is twofold: first, to offer a reliable RND comparison base reference in order to cover a wide algorithmic spectrum, and, second, to offer a comprehensible insight into accurate comparisons of efficiency, reliability, and swiftness of the different techniques applied to solve the RND problem. In order to achieve the first aim we propose a canonical RND problem formulation driven by two main directives: technology independence and a normalized comparison criterion. Following this, we have included an exhaustive behavior comparison between 14 different techniques. Finally, this paper indicates algorithmic trends and different patterns that can be observed through this analysis.","container-title":"IEEE Transactions on Evolutionary Computation","DOI":"10.1109/TEVC.2009.2023448","ISSN":"1941-0026","issue":"5","note":"event: IEEE Transactions on Evolutionary Computation","page":"1133-1150","source":"IEEE Xplore","title":"Benchmarking a Wide Spectrum of Metaheuristic Techniques for the Radio Network Design Problem","volume":"13","author":[{"family":"Mendes","given":"SÍlvio P."},{"family":"Molina","given":"Guillermo"},{"family":"Vega-Rodriguez","given":"Miguel A."},{"family":"Gomez-Pulido","given":"Juan A."},{"family":"Saez","given":"Yago"},{"family":"Miranda","given":"Gara"},{"family":"Segura","given":"Carlos"},{"family":"Alba","given":"Enrique"},{"family":"Isasi","given":"Pedro"},{"family":"Leon","given":"Coromoto"},{"family":"Sanchez-Perez","given":"Juan M."}],"issued":{"date-parts":[["2009",10]]}}}],"schema":"https://github.com/citation-style-language/schema/raw/master/csl-citation.json"} </w:instrText>
      </w:r>
      <w:r w:rsidR="00067D4A" w:rsidRPr="003F0276">
        <w:fldChar w:fldCharType="separate"/>
      </w:r>
      <w:r w:rsidR="00067D4A" w:rsidRPr="003F0276">
        <w:t>(Mendes et al., 2009)</w:t>
      </w:r>
      <w:r w:rsidR="00067D4A" w:rsidRPr="003F0276">
        <w:fldChar w:fldCharType="end"/>
      </w:r>
      <w:r w:rsidRPr="003F0276">
        <w:t xml:space="preserve"> </w:t>
      </w:r>
      <w:r w:rsidR="00067D4A" w:rsidRPr="003F0276">
        <w:fldChar w:fldCharType="begin"/>
      </w:r>
      <w:r w:rsidR="00C3436D">
        <w:instrText xml:space="preserve"> ADDIN ZOTERO_ITEM CSL_CITATION {"citationID":"HJbvZduN","properties":{"formattedCitation":"({\\i{}Web of Science Core Collections}, 2020)","plainCitation":"(Web of Science Core Collections, 2020)","noteIndex":0},"citationItems":[{"id":32,"uris":["http://zotero.org/users/5028357/items/ZEVJQGEP"],"uri":["http://zotero.org/users/5028357/items/ZEVJQGEP"],"itemData":{"id":32,"type":"webpage","container-title":"Web of Science","title":"Web of Science Core Collections","URL":"https://wcs.webofknowledge.com/RA/analyze.do?product=WOS&amp;SID=7EOfvJq9WTtEVdtZTx4&amp;field=TASCA_JCRCategories_JCRCategories_en&amp;yearSort=false","issued":{"date-parts":[["2020"]]}}}],"schema":"https://github.com/citation-style-language/schema/raw/master/csl-citation.json"} </w:instrText>
      </w:r>
      <w:r w:rsidR="00067D4A" w:rsidRPr="003F0276">
        <w:fldChar w:fldCharType="separate"/>
      </w:r>
      <w:r w:rsidR="00067D4A" w:rsidRPr="003F0276">
        <w:t>(</w:t>
      </w:r>
      <w:r w:rsidR="00067D4A" w:rsidRPr="003F0276">
        <w:rPr>
          <w:i/>
          <w:iCs/>
        </w:rPr>
        <w:t xml:space="preserve">Web of Science Core </w:t>
      </w:r>
      <w:r w:rsidR="00067D4A" w:rsidRPr="003F0276">
        <w:rPr>
          <w:i/>
          <w:iCs/>
        </w:rPr>
        <w:lastRenderedPageBreak/>
        <w:t>Collections</w:t>
      </w:r>
      <w:r w:rsidR="00067D4A" w:rsidRPr="003F0276">
        <w:t>, 2020)</w:t>
      </w:r>
      <w:r w:rsidR="00067D4A" w:rsidRPr="003F0276">
        <w:fldChar w:fldCharType="end"/>
      </w:r>
      <w:r w:rsidRPr="003F0276">
        <w:t>. According to Web of Science, there were 404 publications with metaheuristics in the title in the last 5 years, and a growing number of citation</w:t>
      </w:r>
      <w:r w:rsidR="00642FDE">
        <w:t>s</w:t>
      </w:r>
      <w:r w:rsidRPr="003F0276">
        <w:t xml:space="preserve"> each year</w:t>
      </w:r>
      <w:r w:rsidR="00642FDE">
        <w:t>,</w:t>
      </w:r>
      <w:r w:rsidRPr="003F0276">
        <w:t xml:space="preserve"> totaling 1509 citations since 2016 </w:t>
      </w:r>
      <w:r w:rsidR="00067D4A" w:rsidRPr="003F0276">
        <w:fldChar w:fldCharType="begin"/>
      </w:r>
      <w:r w:rsidR="00C3436D">
        <w:instrText xml:space="preserve"> ADDIN ZOTERO_ITEM CSL_CITATION {"citationID":"x9qxYp94","properties":{"formattedCitation":"({\\i{}Citation Report}, 2020)","plainCitation":"(Citation Report, 2020)","noteIndex":0},"citationItems":[{"id":33,"uris":["http://zotero.org/users/5028357/items/QSVG7DLK"],"uri":["http://zotero.org/users/5028357/items/QSVG7DLK"],"itemData":{"id":33,"type":"webpage","container-title":"Web of Science","title":"Citation Report","URL":"https://apps.webofknowledge.com/CitationReport.do?action=home&amp;product=WOS&amp;search_mode=CitationReport&amp;cr_pqid=5&amp;qid=5&amp;isCRHidden=&amp;SID=7EOfvJq9WTtEVdtZTx4","issued":{"date-parts":[["2020"]]}}}],"schema":"https://github.com/citation-style-language/schema/raw/master/csl-citation.json"} </w:instrText>
      </w:r>
      <w:r w:rsidR="00067D4A" w:rsidRPr="003F0276">
        <w:fldChar w:fldCharType="separate"/>
      </w:r>
      <w:r w:rsidR="00067D4A" w:rsidRPr="003F0276">
        <w:t>(</w:t>
      </w:r>
      <w:r w:rsidR="00067D4A" w:rsidRPr="003F0276">
        <w:rPr>
          <w:i/>
          <w:iCs/>
        </w:rPr>
        <w:t>Citation Report</w:t>
      </w:r>
      <w:r w:rsidR="00067D4A" w:rsidRPr="003F0276">
        <w:t>, 2020)</w:t>
      </w:r>
      <w:r w:rsidR="00067D4A" w:rsidRPr="003F0276">
        <w:fldChar w:fldCharType="end"/>
      </w:r>
      <w:r w:rsidRPr="003F0276">
        <w:t xml:space="preserve">. </w:t>
      </w:r>
      <w:r w:rsidR="002E08B8">
        <w:t>Therefore</w:t>
      </w:r>
      <w:r w:rsidRPr="003F0276">
        <w:t>, this field is growing and affects many other disciplines</w:t>
      </w:r>
      <w:r w:rsidR="00642FDE">
        <w:t>,</w:t>
      </w:r>
      <w:r w:rsidRPr="003F0276">
        <w:t xml:space="preserve"> making it important that the algorithms being proposed </w:t>
      </w:r>
      <w:r w:rsidR="00642FDE">
        <w:t>are</w:t>
      </w:r>
      <w:r w:rsidR="00642FDE" w:rsidRPr="003F0276">
        <w:t xml:space="preserve"> </w:t>
      </w:r>
      <w:r w:rsidRPr="003F0276">
        <w:t>well understood and benchmarked to ensure their appropriate use. One of the most popular techniques is to test the new algorithms on common multi-modal mathematical functions whose global min/maxima are known and to compare the results (e</w:t>
      </w:r>
      <w:r w:rsidR="00E064E3" w:rsidRPr="003F0276">
        <w:t>.</w:t>
      </w:r>
      <w:r w:rsidRPr="003F0276">
        <w:t>g</w:t>
      </w:r>
      <w:r w:rsidR="00E064E3" w:rsidRPr="003F0276">
        <w:t>.</w:t>
      </w:r>
      <w:r w:rsidRPr="003F0276">
        <w:t>, number of objective function evaluations, first hitting times, etc.) with those of other algorithms that already exist</w:t>
      </w:r>
      <w:r w:rsidR="00D87387" w:rsidRPr="003F0276">
        <w:t xml:space="preserve"> </w:t>
      </w:r>
      <w:r w:rsidR="00D87387" w:rsidRPr="003F0276">
        <w:fldChar w:fldCharType="begin"/>
      </w:r>
      <w:r w:rsidR="00C3436D">
        <w:instrText xml:space="preserve"> ADDIN ZOTERO_ITEM CSL_CITATION {"citationID":"If5cA5FN","properties":{"formattedCitation":"(Hooker, 1995)","plainCitation":"(Hooker, 1995)","noteIndex":0},"citationItems":[{"id":50,"uris":["http://zotero.org/users/5028357/items/2QW2T6WE"],"uri":["http://zotero.org/users/5028357/items/2QW2T6WE"],"itemData":{"id":50,"type":"article-journal","abstract":"The competitive nature of most algorithmic experimentation is a source of problems that are all too familiar to the research\ncommunity. It is hard to make fair comparisons between algorithms and to assemble realistic test problems. Competitive testing\ntells us which algorithm is faster but not why. Because it requires polished code, it consumes time and energy that could\nbe better spent doing more experiments. This article argues that a more scientific approach of controlled experimentation,\nsimilar to that used in other empirical sciences, avoids or alleviates these problems. We have confused research and development;\ncompetitive testing is suited only for the latter.","container-title":"Journal of Heuristics","DOI":"10.1007/BF02430364","journalAbbreviation":"Journal of Heuristics","page":"33-42","source":"ResearchGate","title":"Testing Heuristics: We Have It All Wrong. Journal of Heuristics 1(1): 33-42","title-short":"Testing Heuristics","volume":"1","author":[{"family":"Hooker","given":"John"}],"issued":{"date-parts":[["1995",9,1]]}}}],"schema":"https://github.com/citation-style-language/schema/raw/master/csl-citation.json"} </w:instrText>
      </w:r>
      <w:r w:rsidR="00D87387" w:rsidRPr="003F0276">
        <w:fldChar w:fldCharType="separate"/>
      </w:r>
      <w:r w:rsidR="00D87387" w:rsidRPr="003F0276">
        <w:t>(Hooker, 1995)</w:t>
      </w:r>
      <w:r w:rsidR="00D87387" w:rsidRPr="003F0276">
        <w:fldChar w:fldCharType="end"/>
      </w:r>
      <w:r w:rsidRPr="003F0276">
        <w:t xml:space="preserve">.This method is criticized by </w:t>
      </w:r>
      <w:r w:rsidR="00761E09" w:rsidRPr="003F0276">
        <w:fldChar w:fldCharType="begin"/>
      </w:r>
      <w:r w:rsidR="00C3436D">
        <w:instrText xml:space="preserve"> ADDIN ZOTERO_ITEM CSL_CITATION {"citationID":"onBuxwFZ","properties":{"formattedCitation":"(Hooker, 1995)","plainCitation":"(Hooker, 1995)","noteIndex":0},"citationItems":[{"id":50,"uris":["http://zotero.org/users/5028357/items/2QW2T6WE"],"uri":["http://zotero.org/users/5028357/items/2QW2T6WE"],"itemData":{"id":50,"type":"article-journal","abstract":"The competitive nature of most algorithmic experimentation is a source of problems that are all too familiar to the research\ncommunity. It is hard to make fair comparisons between algorithms and to assemble realistic test problems. Competitive testing\ntells us which algorithm is faster but not why. Because it requires polished code, it consumes time and energy that could\nbe better spent doing more experiments. This article argues that a more scientific approach of controlled experimentation,\nsimilar to that used in other empirical sciences, avoids or alleviates these problems. We have confused research and development;\ncompetitive testing is suited only for the latter.","container-title":"Journal of Heuristics","DOI":"10.1007/BF02430364","journalAbbreviation":"Journal of Heuristics","page":"33-42","source":"ResearchGate","title":"Testing Heuristics: We Have It All Wrong. Journal of Heuristics 1(1): 33-42","title-short":"Testing Heuristics","volume":"1","author":[{"family":"Hooker","given":"John"}],"issued":{"date-parts":[["1995",9,1]]}}}],"schema":"https://github.com/citation-style-language/schema/raw/master/csl-citation.json"} </w:instrText>
      </w:r>
      <w:r w:rsidR="00761E09" w:rsidRPr="003F0276">
        <w:fldChar w:fldCharType="separate"/>
      </w:r>
      <w:r w:rsidR="00761E09" w:rsidRPr="003F0276">
        <w:t>(Hooker, 1995)</w:t>
      </w:r>
      <w:r w:rsidR="00761E09" w:rsidRPr="003F0276">
        <w:fldChar w:fldCharType="end"/>
      </w:r>
      <w:r w:rsidR="00D87387" w:rsidRPr="003F0276">
        <w:t xml:space="preserve"> and </w:t>
      </w:r>
      <w:r w:rsidR="00D87387" w:rsidRPr="003F0276">
        <w:fldChar w:fldCharType="begin"/>
      </w:r>
      <w:r w:rsidR="00C3436D">
        <w:instrText xml:space="preserve"> ADDIN ZOTERO_ITEM CSL_CITATION {"citationID":"eGbChOGv","properties":{"formattedCitation":"(Brownlee,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D87387" w:rsidRPr="003F0276">
        <w:fldChar w:fldCharType="separate"/>
      </w:r>
      <w:r w:rsidR="00D87387" w:rsidRPr="003F0276">
        <w:t>(Brownlee, 2007)</w:t>
      </w:r>
      <w:r w:rsidR="00D87387" w:rsidRPr="003F0276">
        <w:fldChar w:fldCharType="end"/>
      </w:r>
      <w:r w:rsidRPr="003F0276">
        <w:t xml:space="preserve"> for lacking rigor and for being too simplistic </w:t>
      </w:r>
      <w:r w:rsidR="002E08B8">
        <w:t>considering</w:t>
      </w:r>
      <w:r w:rsidRPr="003F0276">
        <w:t xml:space="preserve"> the complex</w:t>
      </w:r>
      <w:r w:rsidR="002E08B8">
        <w:t>ity of the</w:t>
      </w:r>
      <w:r w:rsidRPr="003F0276">
        <w:t xml:space="preserve"> algorithms </w:t>
      </w:r>
      <w:r w:rsidR="002E08B8">
        <w:t>being</w:t>
      </w:r>
      <w:r w:rsidRPr="003F0276">
        <w:t xml:space="preserve"> evaluate</w:t>
      </w:r>
      <w:r w:rsidR="002E08B8">
        <w:t>d</w:t>
      </w:r>
      <w:r w:rsidRPr="003F0276">
        <w:t xml:space="preserve">. A more mathematically rigorous approach is suggested in which the new algorithms are evaluated on a series of benchmark problems and the results are analyzed with statistical methods so as to better </w:t>
      </w:r>
      <w:r w:rsidR="00BA701F" w:rsidRPr="003F0276">
        <w:t>address</w:t>
      </w:r>
      <w:r w:rsidRPr="003F0276">
        <w:t xml:space="preserve"> their stochastic nature as well as </w:t>
      </w:r>
      <w:r w:rsidR="00BA701F" w:rsidRPr="003F0276">
        <w:t>ensuring</w:t>
      </w:r>
      <w:r w:rsidRPr="003F0276">
        <w:t xml:space="preserve"> complexit</w:t>
      </w:r>
      <w:r w:rsidR="00BA701F" w:rsidRPr="003F0276">
        <w:t>ies</w:t>
      </w:r>
      <w:r w:rsidRPr="003F0276">
        <w:t xml:space="preserve"> </w:t>
      </w:r>
      <w:r w:rsidR="00761E09" w:rsidRPr="003F0276">
        <w:fldChar w:fldCharType="begin"/>
      </w:r>
      <w:r w:rsidR="00C3436D">
        <w:instrText xml:space="preserve"> ADDIN ZOTERO_ITEM CSL_CITATION {"citationID":"IgHjzEYE","properties":{"formattedCitation":"(Brownlee,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761E09" w:rsidRPr="003F0276">
        <w:fldChar w:fldCharType="separate"/>
      </w:r>
      <w:r w:rsidR="00761E09" w:rsidRPr="003F0276">
        <w:t>(Brownlee, 2007)</w:t>
      </w:r>
      <w:r w:rsidR="00761E09" w:rsidRPr="003F0276">
        <w:fldChar w:fldCharType="end"/>
      </w:r>
      <w:r w:rsidR="00761E09" w:rsidRPr="003F0276">
        <w:t xml:space="preserve"> </w:t>
      </w:r>
      <w:r w:rsidR="00761E09" w:rsidRPr="003F0276">
        <w:fldChar w:fldCharType="begin"/>
      </w:r>
      <w:r w:rsidR="00C3436D">
        <w:instrText xml:space="preserve"> ADDIN ZOTERO_ITEM CSL_CITATION {"citationID":"DIL4zrXg","properties":{"formattedCitation":"(Jamil &amp; Yang, 2013)","plainCitation":"(Jamil &amp; Yang, 2013)","noteIndex":0},"citationItems":[{"id":97,"uris":["http://zotero.org/users/5028357/items/TY5K5MRC"],"uri":["http://zotero.org/users/5028357/items/TY5K5MRC"],"itemData":{"id":97,"type":"article-journal","abstract":"Test functions are important to validate and compare the performance of optimization algorithms. There have been many test or benchmark functions reported in the literature; however, there is no standard list or set of benchmark functions. Ideally, test functions should have diverse properties so that can be truly useful to test new algorithms in an unbiased way. For this purpose, we have reviewed and compiled a rich set of 175 benchmark functions for unconstrained optimization problems with diverse properties in terms of modality, separability, and valley landscape. This is by far the most complete set of functions so far in the literature, and tt can be expected this complete set of functions can be used for validation of new optimization in the future.","container-title":"International Journal of Mathematical Modelling and Numerical Optimisation","DOI":"10.1504/IJMMNO.2013.055204","ISSN":"2040-3607, 2040-3615","issue":"2","journalAbbreviation":"IJMMNO","note":"arXiv: 1308.4008","page":"150","source":"arXiv.org","title":"A Literature Survey of Benchmark Functions For Global Optimization Problems","volume":"4","author":[{"family":"Jamil","given":"Momin"},{"family":"Yang","given":"Xin-She"}],"issued":{"date-parts":[["2013"]]}}}],"schema":"https://github.com/citation-style-language/schema/raw/master/csl-citation.json"} </w:instrText>
      </w:r>
      <w:r w:rsidR="00761E09" w:rsidRPr="003F0276">
        <w:fldChar w:fldCharType="separate"/>
      </w:r>
      <w:r w:rsidR="00761E09" w:rsidRPr="003F0276">
        <w:t>(Jamil &amp; Yang, 2013)</w:t>
      </w:r>
      <w:r w:rsidR="00761E09" w:rsidRPr="003F0276">
        <w:fldChar w:fldCharType="end"/>
      </w:r>
      <w:r w:rsidRPr="003F0276">
        <w:t>. These results may then carefully be extrapolated to other classes of problems based on how representative the sample problems used for the benchmark were</w:t>
      </w:r>
      <w:r w:rsidR="00761E09" w:rsidRPr="003F0276">
        <w:t xml:space="preserve"> </w:t>
      </w:r>
      <w:r w:rsidR="00761E09" w:rsidRPr="003F0276">
        <w:fldChar w:fldCharType="begin"/>
      </w:r>
      <w:r w:rsidR="00C3436D">
        <w:instrText xml:space="preserve"> ADDIN ZOTERO_ITEM CSL_CITATION {"citationID":"XngJTkQ8","properties":{"formattedCitation":"(Sala &amp; M\\uc0\\u252{}ller, 2020)","plainCitation":"(Sala &amp; Müller, 2020)","noteIndex":0},"citationItems":[{"id":73,"uris":["http://zotero.org/users/5028357/items/SJLLBLWN"],"uri":["http://zotero.org/users/5028357/items/SJLLBLWN"],"itemData":{"id":73,"type":"article-journal","abstract":"Research on new optimization algorithms is often funded based on the motivation that such algorithms might improve the capabilities to deal with real-world and industrially relevant optimization challenges. Besides a huge variety of different evolutionary and metaheuristic optimization algorithms, also a large number of test problems and benchmark suites have been developed and used for comparative assessments of algorithms, in the context of global, continuous, and black-box optimization. For many of the commonly used synthetic benchmark problems or artificial fitness landscapes, there are however, no methods available, to relate the resulting algorithm performance assessments to technologically relevant real-world optimization problems, or vice versa. Also, from a theoretical perspective, many of the commonly used benchmark problems and approaches have little to no generalization value. Based on a mini-review of publications with critical comments, advice, and new approaches, this communication aims to give a constructive perspective on several open challenges and prospective research directions related to systematic and generalizable benchmarking for black-box optimization.","container-title":"arXiv:2007.00541 [cs, math]","note":"arXiv: 2007.00541","source":"arXiv.org","title":"Benchmarking for Metaheuristic Black-Box Optimization: Perspectives and Open Challenges","title-short":"Benchmarking for Metaheuristic Black-Box Optimization","URL":"http://arxiv.org/abs/2007.00541","author":[{"family":"Sala","given":"Ramses"},{"family":"Müller","given":"Ralf"}],"accessed":{"date-parts":[["2020",7,23]]},"issued":{"date-parts":[["2020",7,1]]}}}],"schema":"https://github.com/citation-style-language/schema/raw/master/csl-citation.json"} </w:instrText>
      </w:r>
      <w:r w:rsidR="00761E09" w:rsidRPr="003F0276">
        <w:fldChar w:fldCharType="separate"/>
      </w:r>
      <w:r w:rsidR="00761E09" w:rsidRPr="003F0276">
        <w:t>(Sala &amp; Müller, 2020)</w:t>
      </w:r>
      <w:r w:rsidR="00761E09" w:rsidRPr="003F0276">
        <w:fldChar w:fldCharType="end"/>
      </w:r>
      <w:r w:rsidRPr="003F0276">
        <w:t xml:space="preserve">. </w:t>
      </w:r>
      <w:r w:rsidR="00BA701F" w:rsidRPr="003F0276">
        <w:t>The authors</w:t>
      </w:r>
      <w:r w:rsidRPr="003F0276">
        <w:t xml:space="preserve"> also advocate for the substitution of </w:t>
      </w:r>
      <w:r w:rsidR="00F57C62" w:rsidRPr="003F0276">
        <w:t>real-life</w:t>
      </w:r>
      <w:r w:rsidRPr="003F0276">
        <w:t xml:space="preserve"> optimization problems with “computationally affordable representative benchmark problems”</w:t>
      </w:r>
      <w:r w:rsidR="00761E09" w:rsidRPr="003F0276">
        <w:t xml:space="preserve"> </w:t>
      </w:r>
      <w:r w:rsidRPr="003F0276">
        <w:t>citing the No Free Lunch Theorem (NFLT) as a justification. This theorem is discussed in the following paragraphs.</w:t>
      </w:r>
      <w:r w:rsidR="00BA701F" w:rsidRPr="003F0276">
        <w:t xml:space="preserve"> P</w:t>
      </w:r>
      <w:r w:rsidRPr="003F0276">
        <w:t xml:space="preserve">ossible problem instances are divided into classes based on their characteristics and the theory is that heuristic algorithms will have a similar performance when applied to problems of the same class. The following equation </w:t>
      </w:r>
      <w:r w:rsidR="00BA701F" w:rsidRPr="003F0276">
        <w:t>is a general</w:t>
      </w:r>
      <w:r w:rsidRPr="003F0276">
        <w:t xml:space="preserve"> mathematical description of typical optimization problem</w:t>
      </w:r>
      <w:r w:rsidR="00BA701F" w:rsidRPr="003F0276">
        <w:t>s</w:t>
      </w:r>
      <w:r w:rsidRPr="003F0276">
        <w:t>. This will be useful in standardizing the test problems in the framework as objects.</w:t>
      </w:r>
    </w:p>
    <w:p w14:paraId="322952C9" w14:textId="77777777" w:rsidR="009116AC" w:rsidRPr="003F0276" w:rsidRDefault="009116AC" w:rsidP="00B20EDD">
      <w:pPr>
        <w:pStyle w:val="Standard"/>
        <w:spacing w:line="240" w:lineRule="auto"/>
      </w:pPr>
    </w:p>
    <w:p w14:paraId="59C072D2" w14:textId="29BEA760" w:rsidR="00F94CBA" w:rsidRPr="003F0276" w:rsidRDefault="00AA41DC">
      <w:pPr>
        <w:pStyle w:val="Standard"/>
        <w:jc w:val="center"/>
      </w:pPr>
      <m:oMathPara>
        <m:oMath>
          <m:r>
            <w:rPr>
              <w:rFonts w:ascii="Cambria Math" w:hAnsi="Cambria Math"/>
            </w:rPr>
            <m:t>Given f:</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→R</m:t>
          </m:r>
        </m:oMath>
      </m:oMathPara>
    </w:p>
    <w:p w14:paraId="1227C8EC" w14:textId="2414709B" w:rsidR="00AA41DC" w:rsidRPr="003F0276" w:rsidRDefault="00AA41DC" w:rsidP="00E55C06">
      <w:pPr>
        <w:pStyle w:val="Standard"/>
        <w:jc w:val="right"/>
      </w:pPr>
      <m:oMath>
        <m:r>
          <w:rPr>
            <w:rFonts w:ascii="Cambria Math" w:hAnsi="Cambria Math"/>
          </w:rPr>
          <m:t xml:space="preserve">find </m:t>
        </m:r>
        <m:sSup>
          <m:sSupPr>
            <m:ctrlPr>
              <w:rPr>
                <w:rFonts w:ascii="Cambria Math" w:hAnsi="Cambria Math"/>
                <w:i/>
              </w:rPr>
            </m:ctrlPr>
          </m:sSupPr>
          <m:e>
            <m:r>
              <w:rPr>
                <w:rFonts w:ascii="Cambria Math" w:hAnsi="Cambria Math"/>
              </w:rPr>
              <m:t>x</m:t>
            </m:r>
          </m:e>
          <m:sup>
            <m:r>
              <w:rPr>
                <w:rFonts w:ascii="Cambria Math" w:hAnsi="Cambria Math"/>
              </w:rPr>
              <m:t>ϕ</m:t>
            </m:r>
          </m:sup>
        </m:sSup>
        <m:r>
          <w:rPr>
            <w:rFonts w:ascii="Cambria Math" w:hAnsi="Cambria Math"/>
          </w:rPr>
          <m:t xml:space="preserve"> ϵ </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 xml:space="preserve"> for which 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ϕ</m:t>
                </m:r>
              </m:sup>
            </m:sSup>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for all x ϵ </m:t>
        </m:r>
        <m:sSup>
          <m:sSupPr>
            <m:ctrlPr>
              <w:rPr>
                <w:rFonts w:ascii="Cambria Math" w:hAnsi="Cambria Math"/>
                <w:i/>
              </w:rPr>
            </m:ctrlPr>
          </m:sSupPr>
          <m:e>
            <m:r>
              <w:rPr>
                <w:rFonts w:ascii="Cambria Math" w:hAnsi="Cambria Math"/>
              </w:rPr>
              <m:t>R</m:t>
            </m:r>
          </m:e>
          <m:sup>
            <m:r>
              <w:rPr>
                <w:rFonts w:ascii="Cambria Math" w:hAnsi="Cambria Math"/>
              </w:rPr>
              <m:t>n</m:t>
            </m:r>
          </m:sup>
        </m:sSup>
      </m:oMath>
      <w:r w:rsidR="00E55C06" w:rsidRPr="003F0276">
        <w:tab/>
      </w:r>
      <w:r w:rsidR="00E55C06" w:rsidRPr="003F0276">
        <w:tab/>
      </w:r>
      <w:r w:rsidR="00E55C06" w:rsidRPr="003F0276">
        <w:tab/>
      </w:r>
      <w:r w:rsidR="00E55C06" w:rsidRPr="003F0276">
        <w:tab/>
        <w:t>(1.1)</w:t>
      </w:r>
    </w:p>
    <w:p w14:paraId="2CABA0D8" w14:textId="77777777" w:rsidR="00F94CBA" w:rsidRPr="003F0276" w:rsidRDefault="00F94CBA" w:rsidP="00B20EDD">
      <w:pPr>
        <w:pStyle w:val="Standard"/>
        <w:spacing w:line="240" w:lineRule="auto"/>
      </w:pPr>
    </w:p>
    <w:p w14:paraId="4F465C34" w14:textId="3B17557E" w:rsidR="00F94CBA" w:rsidRPr="003F0276" w:rsidRDefault="00DE31D7" w:rsidP="007668CE">
      <w:pPr>
        <w:pStyle w:val="Standard"/>
        <w:ind w:left="1440"/>
      </w:pPr>
      <w:r w:rsidRPr="003F0276">
        <w:t>Where</w:t>
      </w:r>
      <w:r w:rsidR="00705201" w:rsidRPr="003F0276">
        <w:t xml:space="preserve"> </w:t>
      </w:r>
      <m:oMath>
        <m:r>
          <w:rPr>
            <w:rFonts w:ascii="Cambria Math" w:hAnsi="Cambria Math"/>
          </w:rPr>
          <m:t>f(x)</m:t>
        </m:r>
      </m:oMath>
      <w:r w:rsidR="00705201" w:rsidRPr="003F0276">
        <w:t xml:space="preserve"> represents an objective function to be minimized or maximized depending on the specific problem being modeled.</w:t>
      </w:r>
    </w:p>
    <w:p w14:paraId="594C19A5" w14:textId="77777777" w:rsidR="00F94CBA" w:rsidRPr="003F0276" w:rsidRDefault="00F94CBA" w:rsidP="00B20EDD">
      <w:pPr>
        <w:pStyle w:val="Standard"/>
        <w:spacing w:line="240" w:lineRule="auto"/>
      </w:pPr>
    </w:p>
    <w:p w14:paraId="5780B837" w14:textId="19D9B193" w:rsidR="00F94CBA" w:rsidRPr="00E338FA" w:rsidRDefault="00705201">
      <w:pPr>
        <w:pStyle w:val="Standard"/>
        <w:rPr>
          <w:lang w:val="fr-CA"/>
        </w:rPr>
      </w:pPr>
      <w:r w:rsidRPr="003F0276">
        <w:lastRenderedPageBreak/>
        <w:t>The NFLT stipulates that all optimization algorithm</w:t>
      </w:r>
      <w:r w:rsidR="00A674E8">
        <w:t>s</w:t>
      </w:r>
      <w:r w:rsidRPr="003F0276">
        <w:t xml:space="preserve"> have similar average performance when tested over all possible types of objective functions </w:t>
      </w:r>
      <w:r w:rsidR="00067D4A" w:rsidRPr="003F0276">
        <w:fldChar w:fldCharType="begin"/>
      </w:r>
      <w:r w:rsidR="00C3436D">
        <w:instrText xml:space="preserve"> ADDIN ZOTERO_ITEM CSL_CITATION {"citationID":"FB4niKy3","properties":{"formattedCitation":"(Brownlee,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00A674E8">
        <w:t>,</w:t>
      </w:r>
      <w:r w:rsidRPr="003F0276">
        <w:t xml:space="preserve"> which implies that the search for a single general-purpose algorithm is not a viable endeavor. More importantly, this theorem implies that the observed behavior of an algorithm on a specific problem class requires careful analysis when attempting to extrapolate to other problem classes. Therefore, optimization algorithms need to be matched to the specific problem classes they are suited for. This encourages the use of domain specific knowledge in optimization algorithms as a good practice since its ability to be applied to all possible optimization problems is not a meaningful characteristic of a </w:t>
      </w:r>
      <w:r w:rsidR="002E08B8">
        <w:t>heuristic</w:t>
      </w:r>
      <w:r w:rsidRPr="003F0276">
        <w:t xml:space="preserve">. Even in the case of metaheuristic algorithms like particle swarm optimization (PSO) </w:t>
      </w:r>
      <w:r w:rsidR="00067D4A" w:rsidRPr="003F0276">
        <w:fldChar w:fldCharType="begin"/>
      </w:r>
      <w:r w:rsidR="00C3436D">
        <w:instrText xml:space="preserve"> ADDIN ZOTERO_ITEM CSL_CITATION {"citationID":"nGR5SxX5","properties":{"formattedCitation":"(Russell Eberhart et al., 2001)","plainCitation":"(Russell Eberhart et al., 2001)","noteIndex":0},"citationItems":[{"id":35,"uris":["http://zotero.org/users/5028357/items/UVZEGIFX"],"uri":["http://zotero.org/users/5028357/items/UVZEGIFX"],"itemData":{"id":35,"type":"webpage","title":"Swarm Intelligence - 1st Edition","URL":"https://www.elsevier.com/books/swarm-intelligence/eberhart/978-1-55860-595-4","author":[{"literal":"Russell Eberhart"},{"literal":"Yuhui Shi"},{"literal":"James Kennedy"}],"accessed":{"date-parts":[["2020",8,4]]},"issued":{"date-parts":[["2001"]]}}}],"schema":"https://github.com/citation-style-language/schema/raw/master/csl-citation.json"} </w:instrText>
      </w:r>
      <w:r w:rsidR="00067D4A" w:rsidRPr="003F0276">
        <w:fldChar w:fldCharType="separate"/>
      </w:r>
      <w:r w:rsidR="00067D4A" w:rsidRPr="003F0276">
        <w:t>(Russell Eberhart et al., 2001)</w:t>
      </w:r>
      <w:r w:rsidR="00067D4A" w:rsidRPr="003F0276">
        <w:fldChar w:fldCharType="end"/>
      </w:r>
      <w:r w:rsidRPr="003F0276">
        <w:t xml:space="preserve">, the use of domain-specific knowledge is  recommended since they are designed for specific problem classes </w:t>
      </w:r>
      <w:r w:rsidR="00067D4A" w:rsidRPr="003F0276">
        <w:fldChar w:fldCharType="begin"/>
      </w:r>
      <w:r w:rsidR="00C3436D">
        <w:instrText xml:space="preserve"> ADDIN ZOTERO_ITEM CSL_CITATION {"citationID":"WOoSwGNW","properties":{"formattedCitation":"(Brownlee,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Pr="003F0276">
        <w:t xml:space="preserve"> </w:t>
      </w:r>
      <w:r w:rsidR="00067D4A" w:rsidRPr="003F0276">
        <w:fldChar w:fldCharType="begin"/>
      </w:r>
      <w:r w:rsidR="00C3436D">
        <w:instrText xml:space="preserve"> ADDIN ZOTERO_ITEM CSL_CITATION {"citationID":"Khx27JCU","properties":{"formattedCitation":"(Jamil &amp; Yang, 2013)","plainCitation":"(Jamil &amp; Yang, 2013)","noteIndex":0},"citationItems":[{"id":97,"uris":["http://zotero.org/users/5028357/items/TY5K5MRC"],"uri":["http://zotero.org/users/5028357/items/TY5K5MRC"],"itemData":{"id":97,"type":"article-journal","abstract":"Test functions are important to validate and compare the performance of optimization algorithms. There have been many test or benchmark functions reported in the literature; however, there is no standard list or set of benchmark functions. Ideally, test functions should have diverse properties so that can be truly useful to test new algorithms in an unbiased way. For this purpose, we have reviewed and compiled a rich set of 175 benchmark functions for unconstrained optimization problems with diverse properties in terms of modality, separability, and valley landscape. This is by far the most complete set of functions so far in the literature, and tt can be expected this complete set of functions can be used for validation of new optimization in the future.","container-title":"International Journal of Mathematical Modelling and Numerical Optimisation","DOI":"10.1504/IJMMNO.2013.055204","ISSN":"2040-3607, 2040-3615","issue":"2","journalAbbreviation":"IJMMNO","note":"arXiv: 1308.4008","page":"150","source":"arXiv.org","title":"A Literature Survey of Benchmark Functions For Global Optimization Problems","volume":"4","author":[{"family":"Jamil","given":"Momin"},{"family":"Yang","given":"Xin-She"}],"issued":{"date-parts":[["2013"]]}}}],"schema":"https://github.com/citation-style-language/schema/raw/master/csl-citation.json"} </w:instrText>
      </w:r>
      <w:r w:rsidR="00067D4A" w:rsidRPr="003F0276">
        <w:fldChar w:fldCharType="separate"/>
      </w:r>
      <w:r w:rsidR="00067D4A" w:rsidRPr="003F0276">
        <w:t>(Jamil &amp; Yang, 2013)</w:t>
      </w:r>
      <w:r w:rsidR="00067D4A" w:rsidRPr="003F0276">
        <w:fldChar w:fldCharType="end"/>
      </w:r>
      <w:r w:rsidRPr="003F0276">
        <w:t xml:space="preserve">. Caution is advised when interpreting the NFLT since many do not apply it correctly due to </w:t>
      </w:r>
      <w:r w:rsidR="00376210">
        <w:t xml:space="preserve">the </w:t>
      </w:r>
      <w:r w:rsidRPr="003F0276">
        <w:t>misunderstanding of its implications</w:t>
      </w:r>
      <w:r w:rsidR="00376210">
        <w:t xml:space="preserve"> </w:t>
      </w:r>
      <w:r w:rsidR="00067D4A" w:rsidRPr="003F0276">
        <w:fldChar w:fldCharType="begin"/>
      </w:r>
      <w:r w:rsidR="00C3436D">
        <w:instrText xml:space="preserve"> ADDIN ZOTERO_ITEM CSL_CITATION {"citationID":"ANiTmJfx","properties":{"formattedCitation":"(Russell Eberhart et al., 2001)","plainCitation":"(Russell Eberhart et al., 2001)","noteIndex":0},"citationItems":[{"id":35,"uris":["http://zotero.org/users/5028357/items/UVZEGIFX"],"uri":["http://zotero.org/users/5028357/items/UVZEGIFX"],"itemData":{"id":35,"type":"webpage","title":"Swarm Intelligence - 1st Edition","URL":"https://www.elsevier.com/books/swarm-intelligence/eberhart/978-1-55860-595-4","author":[{"literal":"Russell Eberhart"},{"literal":"Yuhui Shi"},{"literal":"James Kennedy"}],"accessed":{"date-parts":[["2020",8,4]]},"issued":{"date-parts":[["2001"]]}}}],"schema":"https://github.com/citation-style-language/schema/raw/master/csl-citation.json"} </w:instrText>
      </w:r>
      <w:r w:rsidR="00067D4A" w:rsidRPr="003F0276">
        <w:fldChar w:fldCharType="separate"/>
      </w:r>
      <w:r w:rsidR="00067D4A" w:rsidRPr="003F0276">
        <w:t>(Russell Eberhart et al., 2001)</w:t>
      </w:r>
      <w:r w:rsidR="00067D4A" w:rsidRPr="003F0276">
        <w:fldChar w:fldCharType="end"/>
      </w:r>
      <w:r w:rsidRPr="003F0276">
        <w:t xml:space="preserve">. The theorem does not argue </w:t>
      </w:r>
      <w:r w:rsidRPr="007668CE">
        <w:rPr>
          <w:lang w:val="en-CA"/>
        </w:rPr>
        <w:t xml:space="preserve">against </w:t>
      </w:r>
      <w:r w:rsidR="00376210" w:rsidRPr="007668CE">
        <w:rPr>
          <w:lang w:val="en-CA"/>
        </w:rPr>
        <w:t xml:space="preserve">the </w:t>
      </w:r>
      <w:r w:rsidRPr="007668CE">
        <w:rPr>
          <w:lang w:val="en-CA"/>
        </w:rPr>
        <w:t>generalization of metaheuristics since many algorithms can solve a wide range of problems</w:t>
      </w:r>
      <w:r w:rsidR="00376210" w:rsidRPr="007668CE">
        <w:rPr>
          <w:lang w:val="en-CA"/>
        </w:rPr>
        <w:t>,</w:t>
      </w:r>
      <w:r w:rsidRPr="007668CE">
        <w:rPr>
          <w:lang w:val="en-CA"/>
        </w:rPr>
        <w:t xml:space="preserve"> like machine learning algorithms </w:t>
      </w:r>
      <w:r w:rsidR="00067D4A" w:rsidRPr="007668CE">
        <w:rPr>
          <w:lang w:val="en-CA"/>
        </w:rPr>
        <w:fldChar w:fldCharType="begin"/>
      </w:r>
      <w:r w:rsidR="00C3436D">
        <w:rPr>
          <w:lang w:val="en-CA"/>
        </w:rPr>
        <w:instrText xml:space="preserve"> ADDIN ZOTERO_ITEM CSL_CITATION {"citationID":"7rIXrN5m","properties":{"formattedCitation":"(Moon et al., 2019)","plainCitation":"(Moon et al., 2019)","noteIndex":0},"citationItems":[{"id":31,"uris":["http://zotero.org/users/5028357/items/ALV8NUD2"],"uri":["http://zotero.org/users/5028357/items/ALV8NUD2"],"itemData":{"id":31,"type":"article-journal","abstract":"Background: In the recent years, machine learning algorithms have been more widely and increasingly applied in biomedical fields. In particular, their application has been drawing more attention in the field of psychiatry, for instance, as diagnostic tests/tools for autism spectrum disorder (ASD). However, given their complexity and potential clinical implications, there is an ongoing need for further research on their accuracy. Objective: This study aimed to perform a systematic review and meta-analysis to summarize the available evidence for the accuracy of machine learning algorithms in diagnosing ASD. Methods: The following databases were searched on November 28, 2018: MEDLINE, EMBASE, CINAHL Complete (with Open Dissertations), PsycINFO, and Institute of Electrical and Electronics Engineers Xplore Digital Library. Studies that used a machine learning algorithm partially or fully for distinguishing individuals with ASD from control subjects and provided accuracy measures were included in our analysis. The bivariate random effects model was applied to the pooled data in a meta-analysis. A subgroup analysis was used to investigate and resolve the source of heterogeneity between studies. True-positive, false-positive, false-negative, and true-negative values from individual studies were used to calculate the pooled sensitivity and specificity values, draw Summary Receiver Operating Characteristics curves, and obtain the area under the curve (AUC) and partial AUC (pAUC). Results: A total of 43 studies were included for the final analysis, of which a meta-analysis was performed on 40 studies (53 samples with 12,128 participants). A structural magnetic resonance imaging (sMRI) subgroup meta-analysis (12 samples with 1776 participants) showed a sensitivity of 0.83 (95% CI 0.76-0.89), a specificity of 0.84 (95% CI 0.74-0.91), and AUC/p</w:instrText>
      </w:r>
      <w:r w:rsidR="00C3436D" w:rsidRPr="00E338FA">
        <w:rPr>
          <w:lang w:val="fr-CA"/>
        </w:rPr>
        <w:instrText xml:space="preserve">AUC of 0.90/0.83. A functional magnetic resonance imaging/deep neural network subgroup meta-analysis (5 samples with 1345 participants) showed a sensitivity of 0.69 (95% CI 0.62-0.75), specificity of 0.66 (95% CI 0.61-0.70), and AUC/pAUC of 0.71/0.67. Conclusions: The accuracy of machine learning algorithms for diagnosis of ASD was considered acceptable by few accuracy measures only in cases of sMRI use; however, given the many limitations indicated in our study, further well-designed studies are warranted to extend the potential use of machine learning algorithms to clinical settings.","container-title":"Jmir Mental Health","DOI":"10.2196/14108","ISSN":"2368-7959","issue":"12","journalAbbreviation":"JMIR Ment. Health","language":"English","note":"publisher-place: Toronto\npublisher: Jmir Publications, Inc\nWOS:000505762200001","page":"e14108","source":"Web of Science","title":"Accuracy of Machine Learning Algorithms for the Diagnosis of Autism Spectrum Disorder: Systematic Review and Meta-Analysis of Brain Magnetic Resonance Imaging Studies","title-short":"Accuracy of Machine Learning Algorithms for the Diagnosis of Autism Spectrum Disorder","volume":"6","author":[{"family":"Moon","given":"Sun Jae"},{"family":"Hwang","given":"Jinseub"},{"family":"Kana","given":"Rajesh"},{"family":"Torous","given":"John"},{"family":"Kim","given":"Jung Won"}],"issued":{"date-parts":[["2019",12,20]]}}}],"schema":"https://github.com/citation-style-language/schema/raw/master/csl-citation.json"} </w:instrText>
      </w:r>
      <w:r w:rsidR="00067D4A" w:rsidRPr="007668CE">
        <w:rPr>
          <w:lang w:val="en-CA"/>
        </w:rPr>
        <w:fldChar w:fldCharType="separate"/>
      </w:r>
      <w:r w:rsidR="00067D4A" w:rsidRPr="009C09C7">
        <w:rPr>
          <w:lang w:val="fr-CA"/>
        </w:rPr>
        <w:t>(Moon et al., 2019)</w:t>
      </w:r>
      <w:r w:rsidR="00067D4A" w:rsidRPr="007668CE">
        <w:rPr>
          <w:lang w:val="en-CA"/>
        </w:rPr>
        <w:fldChar w:fldCharType="end"/>
      </w:r>
      <w:r w:rsidRPr="009C09C7">
        <w:rPr>
          <w:lang w:val="fr-CA"/>
        </w:rPr>
        <w:t xml:space="preserve"> </w:t>
      </w:r>
      <w:r w:rsidR="00067D4A" w:rsidRPr="007668CE">
        <w:rPr>
          <w:lang w:val="en-CA"/>
        </w:rPr>
        <w:fldChar w:fldCharType="begin"/>
      </w:r>
      <w:r w:rsidR="00C3436D">
        <w:rPr>
          <w:lang w:val="fr-CA"/>
        </w:rPr>
        <w:instrText xml:space="preserve"> ADDIN ZOTERO_ITEM CSL_CITATION {"citationID":"67IfbEia","properties":{"formattedCitation":"(Lu et al., 2020)","plainCitation":"(Lu et al., 2020)","noteIndex":0},"citationItems":[{"id":30,"uris":["http://zotero.org/users/5028357/items/E3E6NY2K"],"uri":["http://zotero.org/users/5028357/items/E3E6NY2K"],"itemData":{"id":30,"type":"article-journal","abstract":"Early identification of metastatic or recurrent colorectal cancer (CRC) patients who will be sensitive to FOLFOX (5-FU, leucovorin and oxaliplatin) therapy is very important. We performed microarray meta-analysis to identify differentially expressed genes (DEGs) between FOLFOX responders and nonresponders in metastatic or recurrent CRC patients, and found that the expression levels of WASHC4, HELZ, ERN1, RPS6KB1, and APPBP2 were downregulated, while the expression levels of IRF7, EML3, LYPLA2, DRAP1, RNH1, PKP3, TSPAN17, LSS, MLKL, PPP1R7, GCDH, C19ORF24, and CCDC124 were upregulated in FOLFOX responders compared with nonresponders. Subsequent functional annotation showed that DEGs were significantly enriched in autophagy, ErbB signaling pathway, mitophagy, endocytosis, FoxO signaling pathway, apoptosis, and antifolate resistance pathways. Based on those candidate genes, several machine learning algorithms were applied to the training set, then performances of models were assessed via the cross validation method. Candidate models with the best tuning parameters were applied to the test set and the final model showed satisfactory performance. In addition, we also reported that MLKL and CCDC124 gene expression were independent prognostic factors for metastatic CRC patients undergoing FOLFOX therapy.","container-title":"Cancer Medicine","DOI":"10.1002/cam4.2786","ISSN":"2045-7634","issue":"4","journalAbbreviation":"Cancer Med.","language":"English","note":"publisher-place: Hoboken\npublisher: Wiley\nWOS:000504965800001","page":"1419-1429","source":"Web of Science","title":"FOLFOX treatment response prediction in metastatic or recurrent colorectal cancer patients via machine learning algorithms","volume":"9","author":[{"family":"Lu","given":"Wei"},{"family":"Fu","given":"Dongliang"},{"family":"Kong","given":"Xiangxing"},{"family":"Huang","given":"Zhiheng"},{"family":"Hwang","given":"Maxwell"},{"family":"Zhu","given":"Yingshuang"},{"family":"Chen","given":"Liubo"},{"family":"Jiang","given":"Kai"},{"family":"Li","given":"Xinlin"},{"family":"Wu","given":"Yihua"},{"family":"Li","given":"Jun"},{"family":"Yuan","given":"Ying"},{"family":"Ding","given":"Kefeng"}],"issued":{"date-parts":[["2020",2]]}}}],"schema":"https://github.com/citation-style-language/schema/raw/master/csl-citation.json"} </w:instrText>
      </w:r>
      <w:r w:rsidR="00067D4A" w:rsidRPr="007668CE">
        <w:rPr>
          <w:lang w:val="en-CA"/>
        </w:rPr>
        <w:fldChar w:fldCharType="separate"/>
      </w:r>
      <w:r w:rsidR="00067D4A" w:rsidRPr="009C09C7">
        <w:rPr>
          <w:lang w:val="fr-CA"/>
        </w:rPr>
        <w:t>(Lu et al., 2020)</w:t>
      </w:r>
      <w:r w:rsidR="00067D4A" w:rsidRPr="007668CE">
        <w:rPr>
          <w:lang w:val="en-CA"/>
        </w:rPr>
        <w:fldChar w:fldCharType="end"/>
      </w:r>
      <w:r w:rsidRPr="009C09C7">
        <w:rPr>
          <w:lang w:val="fr-CA"/>
        </w:rPr>
        <w:t xml:space="preserve"> </w:t>
      </w:r>
      <w:r w:rsidR="00067D4A" w:rsidRPr="007668CE">
        <w:rPr>
          <w:lang w:val="en-CA"/>
        </w:rPr>
        <w:fldChar w:fldCharType="begin"/>
      </w:r>
      <w:r w:rsidR="00C3436D">
        <w:rPr>
          <w:lang w:val="fr-CA"/>
        </w:rPr>
        <w:instrText xml:space="preserve"> ADDIN ZOTERO_ITEM CSL_CITATION {"citationID":"xfhrllkY","properties":{"formattedCitation":"(Zhang et al., 2020)","plainCitation":"(Zhang et al., 2020)","noteIndex":0},"citationItems":[{"id":29,"uris":["http://zotero.org/users/5028357/items/LIZHSZFL"],"uri":["http://zotero.org/users/5028357/items/LIZHSZFL"],"itemData":{"id":29,"type":"article-journal","abstract":"Machine learning (ML) algorithms have been gradually used in predicting tunneling-induced settlement, but there is no uniform process for establishing ML models and even obviously exists deficiency in the existing settlement prediction ML models. This study systematically demonstrates the process of application of machine learning (ML) algorithms in predicting tunneling-induced settlement. The whole process can be categorized into four phases: the selection of ML algorithms, the determination of optimum-hyper-parameters, the improvement in model robustness and sensitivity analysis. The prediction performance of five commonly used ML algorithms back-propagation (BPNN), general regression neural network (GRNN), extreme learning machine (ELM), support vector machine (SVM) and random forest (RF) was comprehensively compared. The results indicate that proposed hybrid intelligent algorithm with the integration of the meta-heuristic algorithm particle swarm optimization (PSO) and ML can effectively determine the global optimum hyper-parameters of ML algorithms. The mean prediction error of k-fold cross-validation sets defined as the fitness function of the PSO algorithm can improve the robustness of ML models. RF algorithm outperforms the remaining four ML algorithms in recognizing the evolution of tunneling-induced settlement. BPNN shows great extrapolation capability, so it is recommended to establish settlement prediction model if the existing datasets are small. Sensitivity analysis indicates the geological and geometric parameters are the most influential variables for the settlement.","container-title":"Tunnelling and Underground Space Technology","DOI":"10.1016/j.tust.2020.103383","ISSN":"0886-7798","journalAbbreviation":"Tunn. Undergr. Space Technol.","language":"English","note":"publisher-place: Oxford\npublisher: Pergamon-Elsevier Science Ltd\nWOS:000528192800015","page":"103383","source":"Web of Science","title":"Hybrid meta-heuristic and machine learning algorithms for tunneling-induced settlement prediction: A comparative study","title-short":"Hybrid meta-heuristic and machine learning algorithms for tunneling-induced settlement prediction","volume":"99","author":[{"family":"Zhang","given":"Pin"},{"family":"Wu","given":"Huai-Na"},{"family":"Chen","given":"Ren-Peng"},{"family":"Chan","given":"Tommy H. T."}],"issued":{"date-parts":[["2020",5]]}}}],"schema":"https://github.com/citation-style-language/schema/raw/master/csl-citation.json"} </w:instrText>
      </w:r>
      <w:r w:rsidR="00067D4A" w:rsidRPr="007668CE">
        <w:rPr>
          <w:lang w:val="en-CA"/>
        </w:rPr>
        <w:fldChar w:fldCharType="separate"/>
      </w:r>
      <w:r w:rsidR="00067D4A" w:rsidRPr="009C09C7">
        <w:rPr>
          <w:lang w:val="fr-CA"/>
        </w:rPr>
        <w:t>(Zhang et al., 2020)</w:t>
      </w:r>
      <w:r w:rsidR="00067D4A" w:rsidRPr="007668CE">
        <w:rPr>
          <w:lang w:val="en-CA"/>
        </w:rPr>
        <w:fldChar w:fldCharType="end"/>
      </w:r>
      <w:r w:rsidRPr="009C09C7">
        <w:rPr>
          <w:lang w:val="fr-CA"/>
        </w:rPr>
        <w:t xml:space="preserve">. </w:t>
      </w:r>
      <w:r w:rsidRPr="00E338FA">
        <w:rPr>
          <w:lang w:val="fr-CA"/>
        </w:rPr>
        <w:t xml:space="preserve">However, it does </w:t>
      </w:r>
      <w:r w:rsidR="00376210" w:rsidRPr="00E338FA">
        <w:rPr>
          <w:lang w:val="fr-CA"/>
        </w:rPr>
        <w:t xml:space="preserve">warn </w:t>
      </w:r>
      <w:r w:rsidRPr="00E338FA">
        <w:rPr>
          <w:lang w:val="fr-CA"/>
        </w:rPr>
        <w:t>that the performance of metaheuristics cannot be optimal for all types of problems.</w:t>
      </w:r>
    </w:p>
    <w:p w14:paraId="1855EF62" w14:textId="77777777" w:rsidR="00F94CBA" w:rsidRPr="00E338FA" w:rsidRDefault="00F94CBA" w:rsidP="00B20EDD">
      <w:pPr>
        <w:pStyle w:val="Standard"/>
        <w:spacing w:line="240" w:lineRule="auto"/>
        <w:rPr>
          <w:lang w:val="fr-CA"/>
        </w:rPr>
      </w:pPr>
    </w:p>
    <w:p w14:paraId="33CD5147" w14:textId="2B99C679" w:rsidR="00F94CBA" w:rsidRPr="007668CE" w:rsidRDefault="00705201">
      <w:pPr>
        <w:pStyle w:val="Standard"/>
        <w:rPr>
          <w:lang w:val="en-CA"/>
        </w:rPr>
      </w:pPr>
      <w:r w:rsidRPr="007668CE">
        <w:rPr>
          <w:lang w:val="en-CA"/>
        </w:rPr>
        <w:t xml:space="preserve">The challenges involved in getting meaningful and publishable results must be discussed. They are divided into the </w:t>
      </w:r>
      <w:r w:rsidR="00376210" w:rsidRPr="007668CE">
        <w:rPr>
          <w:lang w:val="en-CA"/>
        </w:rPr>
        <w:t xml:space="preserve">following </w:t>
      </w:r>
      <w:r w:rsidR="007668CE" w:rsidRPr="007668CE">
        <w:rPr>
          <w:lang w:val="en-CA"/>
        </w:rPr>
        <w:t>three main</w:t>
      </w:r>
      <w:r w:rsidRPr="007668CE">
        <w:rPr>
          <w:lang w:val="en-CA"/>
        </w:rPr>
        <w:t xml:space="preserve"> categories as per (Brownlee, 2007):</w:t>
      </w:r>
    </w:p>
    <w:p w14:paraId="3580CEF2" w14:textId="77777777" w:rsidR="009116AC" w:rsidRPr="007668CE" w:rsidRDefault="009116AC" w:rsidP="00B20EDD">
      <w:pPr>
        <w:pStyle w:val="Standard"/>
        <w:spacing w:line="240" w:lineRule="auto"/>
        <w:rPr>
          <w:lang w:val="en-CA"/>
        </w:rPr>
      </w:pPr>
    </w:p>
    <w:p w14:paraId="66B3EE5C" w14:textId="77777777" w:rsidR="00F94CBA" w:rsidRPr="007668CE" w:rsidRDefault="00705201">
      <w:pPr>
        <w:pStyle w:val="ListParagraph"/>
        <w:numPr>
          <w:ilvl w:val="0"/>
          <w:numId w:val="21"/>
        </w:numPr>
        <w:rPr>
          <w:lang w:val="en-CA"/>
        </w:rPr>
      </w:pPr>
      <w:r w:rsidRPr="007668CE">
        <w:rPr>
          <w:lang w:val="en-CA"/>
        </w:rPr>
        <w:t xml:space="preserve">Parameter </w:t>
      </w:r>
      <w:proofErr w:type="gramStart"/>
      <w:r w:rsidRPr="007668CE">
        <w:rPr>
          <w:lang w:val="en-CA"/>
        </w:rPr>
        <w:t>selection;</w:t>
      </w:r>
      <w:proofErr w:type="gramEnd"/>
    </w:p>
    <w:p w14:paraId="1FCC1C1C" w14:textId="77777777" w:rsidR="00F94CBA" w:rsidRPr="007668CE" w:rsidRDefault="00705201">
      <w:pPr>
        <w:pStyle w:val="ListParagraph"/>
        <w:numPr>
          <w:ilvl w:val="0"/>
          <w:numId w:val="14"/>
        </w:numPr>
        <w:rPr>
          <w:lang w:val="en-CA"/>
        </w:rPr>
      </w:pPr>
      <w:r w:rsidRPr="007668CE">
        <w:rPr>
          <w:lang w:val="en-CA"/>
        </w:rPr>
        <w:t xml:space="preserve">Problem instance </w:t>
      </w:r>
      <w:proofErr w:type="gramStart"/>
      <w:r w:rsidRPr="007668CE">
        <w:rPr>
          <w:lang w:val="en-CA"/>
        </w:rPr>
        <w:t>selection;</w:t>
      </w:r>
      <w:proofErr w:type="gramEnd"/>
    </w:p>
    <w:p w14:paraId="745F2C18" w14:textId="6B4AC995" w:rsidR="00F94CBA" w:rsidRPr="007668CE" w:rsidRDefault="00705201">
      <w:pPr>
        <w:pStyle w:val="ListParagraph"/>
        <w:numPr>
          <w:ilvl w:val="0"/>
          <w:numId w:val="14"/>
        </w:numPr>
        <w:rPr>
          <w:lang w:val="en-CA"/>
        </w:rPr>
      </w:pPr>
      <w:r w:rsidRPr="007668CE">
        <w:rPr>
          <w:lang w:val="en-CA"/>
        </w:rPr>
        <w:t>Selection of statistical methods for the analysis and interpretation of results.</w:t>
      </w:r>
    </w:p>
    <w:p w14:paraId="2F24416E" w14:textId="77777777" w:rsidR="009116AC" w:rsidRPr="007668CE" w:rsidRDefault="009116AC" w:rsidP="002E08B8">
      <w:pPr>
        <w:pStyle w:val="ListParagraph"/>
        <w:spacing w:line="240" w:lineRule="auto"/>
        <w:rPr>
          <w:lang w:val="en-CA"/>
        </w:rPr>
      </w:pPr>
    </w:p>
    <w:p w14:paraId="022B9154" w14:textId="0017D5FE" w:rsidR="00F94CBA" w:rsidRPr="007668CE" w:rsidRDefault="00705201">
      <w:pPr>
        <w:pStyle w:val="Standard"/>
        <w:rPr>
          <w:lang w:val="en-CA"/>
        </w:rPr>
      </w:pPr>
      <w:r w:rsidRPr="007668CE">
        <w:rPr>
          <w:lang w:val="en-CA"/>
        </w:rPr>
        <w:t>The selection of algorithmic parameters is a challenge because of their non-linear correlation with the performance of the algorithm. Many approaches are proposed for this issue such as self-adaptive parameters (</w:t>
      </w:r>
      <w:r w:rsidR="00E0746E" w:rsidRPr="007668CE">
        <w:rPr>
          <w:lang w:val="en-CA"/>
        </w:rPr>
        <w:t xml:space="preserve">can be used with </w:t>
      </w:r>
      <w:r w:rsidRPr="007668CE">
        <w:rPr>
          <w:lang w:val="en-CA"/>
        </w:rPr>
        <w:t xml:space="preserve">genetic algorithms) in which the parameters of the algorithm are encoded into the chromosomes </w:t>
      </w:r>
      <w:r w:rsidR="00E0746E" w:rsidRPr="007668CE">
        <w:rPr>
          <w:lang w:val="en-CA"/>
        </w:rPr>
        <w:t>modeled as binary strings</w:t>
      </w:r>
      <w:r w:rsidRPr="007668CE">
        <w:rPr>
          <w:lang w:val="en-CA"/>
        </w:rPr>
        <w:t xml:space="preserve">, meta-algorithms which optimize the parameters of the algorithm in question, and sensitivity analysis which determines the sensitivity of the algorithm to changes in each parameter </w:t>
      </w:r>
      <w:r w:rsidR="00067D4A" w:rsidRPr="007668CE">
        <w:rPr>
          <w:lang w:val="en-CA"/>
        </w:rPr>
        <w:fldChar w:fldCharType="begin"/>
      </w:r>
      <w:r w:rsidR="00C3436D">
        <w:rPr>
          <w:lang w:val="en-CA"/>
        </w:rPr>
        <w:instrText xml:space="preserve"> ADDIN ZOTERO_ITEM CSL_CITATION {"citationID":"4NH4BQmT","properties":{"formattedCitation":"(Brownlee,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7668CE">
        <w:rPr>
          <w:lang w:val="en-CA"/>
        </w:rPr>
        <w:fldChar w:fldCharType="separate"/>
      </w:r>
      <w:r w:rsidR="00067D4A" w:rsidRPr="007668CE">
        <w:rPr>
          <w:lang w:val="en-CA"/>
        </w:rPr>
        <w:t>(Brownlee, 2007)</w:t>
      </w:r>
      <w:r w:rsidR="00067D4A" w:rsidRPr="007668CE">
        <w:rPr>
          <w:lang w:val="en-CA"/>
        </w:rPr>
        <w:fldChar w:fldCharType="end"/>
      </w:r>
      <w:r w:rsidRPr="007668CE">
        <w:rPr>
          <w:lang w:val="en-CA"/>
        </w:rPr>
        <w:t xml:space="preserve">. </w:t>
      </w:r>
      <w:r w:rsidRPr="007668CE">
        <w:rPr>
          <w:lang w:val="en-CA"/>
        </w:rPr>
        <w:lastRenderedPageBreak/>
        <w:t>Empirical selection by trial and error is also recommended as a good starting point</w:t>
      </w:r>
      <w:r w:rsidR="00376210" w:rsidRPr="007668CE">
        <w:rPr>
          <w:lang w:val="en-CA"/>
        </w:rPr>
        <w:t>,</w:t>
      </w:r>
      <w:r w:rsidRPr="007668CE">
        <w:rPr>
          <w:lang w:val="en-CA"/>
        </w:rPr>
        <w:t xml:space="preserve"> although deficiencies in this approach have been highlighted in</w:t>
      </w:r>
      <w:r w:rsidR="00E0746E" w:rsidRPr="007668CE">
        <w:rPr>
          <w:lang w:val="en-CA"/>
        </w:rPr>
        <w:t xml:space="preserve"> </w:t>
      </w:r>
      <w:r w:rsidR="00E0746E" w:rsidRPr="007668CE">
        <w:rPr>
          <w:lang w:val="en-CA"/>
        </w:rPr>
        <w:fldChar w:fldCharType="begin"/>
      </w:r>
      <w:r w:rsidR="00C3436D">
        <w:rPr>
          <w:lang w:val="en-CA"/>
        </w:rPr>
        <w:instrText xml:space="preserve"> ADDIN ZOTERO_ITEM CSL_CITATION {"citationID":"pSB8imYa","properties":{"formattedCitation":"(Francois &amp; Lavergne, 2001)","plainCitation":"(Francois &amp; Lavergne, 2001)","noteIndex":0},"citationItems":[{"id":68,"uris":["http://zotero.org/users/5028357/items/PLXUJ5QC"],"uri":["http://zotero.org/users/5028357/items/PLXUJ5QC"],"itemData":{"id":68,"type":"article-journal","abstract":"This paper describes a statistical method that helps to find good parameter settings for evolutionary algorithms. The method builds a functional relationship between the algorithm’s performance and its parameter values. This relationship—a statistical model—can be identified thanks to simulation data. Estimation and test procedures are used to evaluate the effect of parameter variation. In addition, good parameter settings can be investigated with a reduced number of experiments. Problem labeling can also be considered as a model variable and the method enables identifying classes of problems for which the algorithm behaves similarly. Defining such classes increases the quality of estimations without increasing the computational cost.","container-title":"IEEE Transactions on Evolutionary Computation","DOI":"10.1109/4235.918434","ISSN":"1089778X","issue":"2","journalAbbreviation":"IEEE Trans. Evol. Computat.","language":"en","page":"129-148","source":"DOI.org (Crossref)","title":"Design of evolutionary algorithms-A statistical perspective","volume":"5","author":[{"family":"Francois","given":"O."},{"family":"Lavergne","given":"C."}],"issued":{"date-parts":[["2001",4]]}}}],"schema":"https://github.com/citation-style-language/schema/raw/master/csl-citation.json"} </w:instrText>
      </w:r>
      <w:r w:rsidR="00E0746E" w:rsidRPr="007668CE">
        <w:rPr>
          <w:lang w:val="en-CA"/>
        </w:rPr>
        <w:fldChar w:fldCharType="separate"/>
      </w:r>
      <w:r w:rsidR="00E0746E" w:rsidRPr="007668CE">
        <w:rPr>
          <w:lang w:val="en-CA"/>
        </w:rPr>
        <w:t>(Francois &amp; Lavergne, 2001)</w:t>
      </w:r>
      <w:r w:rsidR="00E0746E" w:rsidRPr="007668CE">
        <w:rPr>
          <w:lang w:val="en-CA"/>
        </w:rPr>
        <w:fldChar w:fldCharType="end"/>
      </w:r>
      <w:r w:rsidRPr="007668CE">
        <w:rPr>
          <w:lang w:val="en-CA"/>
        </w:rPr>
        <w:t>. For example, they stipulate that seeking general rules for parametrization will lead to a lack of convergence and/or low efficiency. Many approaches are presented to address the selection of parameters</w:t>
      </w:r>
      <w:r w:rsidR="00376210" w:rsidRPr="007668CE">
        <w:rPr>
          <w:lang w:val="en-CA"/>
        </w:rPr>
        <w:t>:</w:t>
      </w:r>
      <w:r w:rsidRPr="007668CE">
        <w:rPr>
          <w:lang w:val="en-CA"/>
        </w:rPr>
        <w:t xml:space="preserve"> </w:t>
      </w:r>
      <w:r w:rsidR="00376210" w:rsidRPr="007668CE">
        <w:rPr>
          <w:lang w:val="en-CA"/>
        </w:rPr>
        <w:t>t</w:t>
      </w:r>
      <w:r w:rsidRPr="007668CE">
        <w:rPr>
          <w:lang w:val="en-CA"/>
        </w:rPr>
        <w:t xml:space="preserve">he Calibration and Relevance Estimation approach proposed in </w:t>
      </w:r>
      <w:r w:rsidR="00067D4A" w:rsidRPr="007668CE">
        <w:rPr>
          <w:lang w:val="en-CA"/>
        </w:rPr>
        <w:fldChar w:fldCharType="begin"/>
      </w:r>
      <w:r w:rsidR="00C3436D">
        <w:rPr>
          <w:lang w:val="en-CA"/>
        </w:rPr>
        <w:instrText xml:space="preserve"> ADDIN ZOTERO_ITEM CSL_CITATION {"citationID":"46fsGkBM","properties":{"formattedCitation":"(Nannen, 2006)","plainCitation</w:instrText>
      </w:r>
      <w:r w:rsidR="00C3436D" w:rsidRPr="00E338FA">
        <w:rPr>
          <w:lang w:val="fr-CA"/>
        </w:rPr>
        <w:instrText>":"(Nannen, 2006)","noteIndex":0},"citationItems":[{"id":67,"uris":["http://zotero.org/users/5028357/items/VR4ZAEYN"],"uri":["http://zotero.org/users/5028357/items/VR4ZAEYN"],"itemData":{"id":67,"type":"paper-conference","abstract":"We present and evaluate a method for estimating the relevance and calibrating the values of parameters of an evolutionary algorithm. The method provides an information theoretic measure on how sensitive a parameter is to the choice of its value. This can be used to estimate the relevance of parameters, to choose between different possible sets of parameters, and to allocate resources to the calibration of relevant parameters. The method calibrates the evolutionary algorithm to reach a high performance, while retaining a maximum of robustness and generalizability. We demonstrate the method on an agent-based application from evolutionary economics and show how the method helps to design an evolutionary algorithm that allows the agents to achieve a high welfare with a minimum of algorithmic complexity. Categories and Subject Descriptors","container-title":"Genetic and Evolutionary Computation Conference, GECCO 2006, Proceedings","page":"8–12","publisher":"ACM","source":"CiteSeer","title":"A Method fo</w:instrText>
      </w:r>
      <w:r w:rsidR="00C3436D" w:rsidRPr="00C3436D">
        <w:rPr>
          <w:lang w:val="fr-CA"/>
        </w:rPr>
        <w:instrText xml:space="preserve">r Parameter Calibration and Relevance Estimation in Evolutionary Algorithms","author":[{"family":"Nannen","given":"Volker"}],"issued":{"date-parts":[["2006"]]}}}],"schema":"https://github.com/citation-style-language/schema/raw/master/csl-citation.json"} </w:instrText>
      </w:r>
      <w:r w:rsidR="00067D4A" w:rsidRPr="007668CE">
        <w:rPr>
          <w:lang w:val="en-CA"/>
        </w:rPr>
        <w:fldChar w:fldCharType="separate"/>
      </w:r>
      <w:r w:rsidR="00067D4A" w:rsidRPr="009C09C7">
        <w:rPr>
          <w:lang w:val="fr-CA"/>
        </w:rPr>
        <w:t>(Nannen, 2006)</w:t>
      </w:r>
      <w:r w:rsidR="00067D4A" w:rsidRPr="007668CE">
        <w:rPr>
          <w:lang w:val="en-CA"/>
        </w:rPr>
        <w:fldChar w:fldCharType="end"/>
      </w:r>
      <w:r w:rsidRPr="009C09C7">
        <w:rPr>
          <w:lang w:val="fr-CA"/>
        </w:rPr>
        <w:t xml:space="preserve"> </w:t>
      </w:r>
      <w:r w:rsidR="00067D4A" w:rsidRPr="007668CE">
        <w:rPr>
          <w:lang w:val="en-CA"/>
        </w:rPr>
        <w:fldChar w:fldCharType="begin"/>
      </w:r>
      <w:r w:rsidR="00C3436D">
        <w:rPr>
          <w:lang w:val="fr-CA"/>
        </w:rPr>
        <w:instrText xml:space="preserve"> ADDIN ZOTERO_ITEM CSL_CITATION {"citationID":"2ogeFmsf","properties":{"formattedCitation":"(Eiben &amp; Jelasity, 2002)","plainCitation":"(Eiben &amp; Jelasity, 2002)","noteIndex":0},"citationItems":[{"id":38,"uris":["http://zotero.org/users/5028357/items/HCHLJ4TC"],"uri":["http://zotero.org/users/5028357/items/HCHLJ4TC"],"itemData":{"id":38,"type":"paper-conference","abstract":"In this paper we point to some essential shortcomings in contemporary practice in performing and documenting experimental research in EC. We identify some crucial problems and the limitations of this practice, and elaborate on research directions that should be pursued to improve the quality and relevance of experimental research.","container-title":"Proceedings of the 2002 Congress on Evolutionary Computation. CEC'02 (Cat. No.02TH8600)","DOI":"10.1109/CEC.2002.1006991","event":"2002 World Congress on Computational Intelligence - WCCI'02","event-place":"Honolulu, HI, USA","ISBN":"978-0-7803-7282-5","language":"en","page":"582-587","publisher":"IEEE","publisher-place":"Honolulu, HI, USA","source":"DOI.org (Crossref)","title":"A critical note on experimental research methodology in EC","URL":"http://ieeexplore.ieee.org/document/1006991/","volume":"1","author":[{"family":"Eiben","given":"A.E."},{"family":"Jelasity","given":"M."}],"accessed":{"date-parts":[["2020",8,3]]},"issued":{"date-parts":[["2002"]]}}}],"schema":"https://github.com/citation-style-language/schema/raw/master/csl-citation.json"} </w:instrText>
      </w:r>
      <w:r w:rsidR="00067D4A" w:rsidRPr="007668CE">
        <w:rPr>
          <w:lang w:val="en-CA"/>
        </w:rPr>
        <w:fldChar w:fldCharType="separate"/>
      </w:r>
      <w:r w:rsidR="00067D4A" w:rsidRPr="009C09C7">
        <w:rPr>
          <w:lang w:val="fr-CA"/>
        </w:rPr>
        <w:t>(Eiben &amp; Jelasity, 2002)</w:t>
      </w:r>
      <w:r w:rsidR="00067D4A" w:rsidRPr="007668CE">
        <w:rPr>
          <w:lang w:val="en-CA"/>
        </w:rPr>
        <w:fldChar w:fldCharType="end"/>
      </w:r>
      <w:r w:rsidR="00376210" w:rsidRPr="009C09C7">
        <w:rPr>
          <w:lang w:val="fr-CA"/>
        </w:rPr>
        <w:t>;</w:t>
      </w:r>
      <w:r w:rsidRPr="009C09C7">
        <w:rPr>
          <w:lang w:val="fr-CA"/>
        </w:rPr>
        <w:t xml:space="preserve"> </w:t>
      </w:r>
      <w:r w:rsidRPr="007018C0">
        <w:rPr>
          <w:lang w:val="fr-CA"/>
        </w:rPr>
        <w:t xml:space="preserve">the steepest decent approach by </w:t>
      </w:r>
      <w:r w:rsidR="00067D4A" w:rsidRPr="00547FF6">
        <w:rPr>
          <w:lang w:val="en-CA"/>
        </w:rPr>
        <w:fldChar w:fldCharType="begin"/>
      </w:r>
      <w:r w:rsidR="00C3436D">
        <w:rPr>
          <w:lang w:val="fr-CA"/>
        </w:rPr>
        <w:instrText xml:space="preserve"> ADDIN ZOTERO_ITEM CSL_CITATION {"citationID":"RnTUmE8P","properties":{"formattedCitation":"(Coy et al., 2001)","plainCitation":"(Coy et al., 2001)","noteIndex":0},"citationItems":[{"id":65,"uris":["http://zotero.org/users/5028357/items/N3V5DGMB"],"uri":["http://zotero.org/users/5028357/items/N3V5DGMB"],"itemData":{"id":65,"type":"article-journal","abstract":"In this paper, we propose a procedure, based on statistical design of experiments and gradient descent, that finds effective settings for parameters found in heuristics. We develop our procedure using four experiments. We use our procedure and a small subset of problems to find parameter settings for two new vehicle routing heuristics. We then set the parameters of each heuristic and solve 19 capacity-constrained and 15 capacity-constrained and route-length-constrained vehicle routing problems ranging in size from 50 to 483 customers. We conclude that our procedure is an effective method that deserves serious consideration by both researchers and operations research practitioners.","container-title":"Journal of Heuristics","DOI":"10.1023/A:1026569813391","ISSN":"1572-9397","issue":"1","journalAbbreviation":"Journal of Heuristics","language":"en","page":"77-97","source":"Springer Link","title":"Using Experimental Design to Find Effective Parameter Settings for Heuristics","volume":"7","author":[{"family":"Coy","given":"Steven P."},{"family":"Golden","given":"Bruce L."},{"family":"Runger","given":"George C."},{"family":"Wasil","given":"Edward A."}],"issued":{"date-parts":[["2001",1,1]]}}}],"schema":"https://github.com/citation-style-language/schema/raw/master/csl-citation.json"} </w:instrText>
      </w:r>
      <w:r w:rsidR="00067D4A" w:rsidRPr="00547FF6">
        <w:rPr>
          <w:lang w:val="en-CA"/>
        </w:rPr>
        <w:fldChar w:fldCharType="separate"/>
      </w:r>
      <w:r w:rsidR="00067D4A" w:rsidRPr="007018C0">
        <w:rPr>
          <w:lang w:val="fr-CA"/>
        </w:rPr>
        <w:t>(Coy et al., 2001)</w:t>
      </w:r>
      <w:r w:rsidR="00067D4A" w:rsidRPr="00547FF6">
        <w:rPr>
          <w:lang w:val="en-CA"/>
        </w:rPr>
        <w:fldChar w:fldCharType="end"/>
      </w:r>
      <w:r w:rsidR="00376210" w:rsidRPr="007018C0">
        <w:rPr>
          <w:lang w:val="fr-CA"/>
        </w:rPr>
        <w:t>;</w:t>
      </w:r>
      <w:r w:rsidRPr="007018C0">
        <w:rPr>
          <w:lang w:val="fr-CA"/>
        </w:rPr>
        <w:t xml:space="preserve"> and the design of experiments (DOE) approach applied to metaheuristics research as in </w:t>
      </w:r>
      <w:r w:rsidR="00067D4A" w:rsidRPr="00547FF6">
        <w:rPr>
          <w:lang w:val="en-CA"/>
        </w:rPr>
        <w:fldChar w:fldCharType="begin"/>
      </w:r>
      <w:r w:rsidR="00C3436D" w:rsidRPr="00E338FA">
        <w:rPr>
          <w:lang w:val="en-GB"/>
        </w:rPr>
        <w:instrText xml:space="preserve"> ADDIN ZOTERO_ITEM CSL_CITATION {"citationID":"kecT2EyF","properties":{"formattedCitation":"(Bartz, 2003)","plainCitation":"(Bartz, 2003)","noteIndex":0},"citationItems":[{"id":64,"uris":["http://zotero.org/users/5028357/items/VXGCKLZN"],"uri":["http://zotero.org/users/5028357/items/VXGCKLZN"],"itemData":{"id":64,"type":"article-journal","abstract":"This article presents statistical techniques for the design and analysis of evolution strategies. These techniques can be applied to other search heuristics such as genetic algorithms, simulated annealing or particle swarm optimizers. It provides guidelines for the comparison of di</w:instrText>
      </w:r>
      <w:r w:rsidR="00C3436D">
        <w:rPr>
          <w:lang w:val="en-CA"/>
        </w:rPr>
        <w:instrText>ﬀ</w:instrText>
      </w:r>
      <w:r w:rsidR="00C3436D" w:rsidRPr="00E338FA">
        <w:rPr>
          <w:lang w:val="en-GB"/>
        </w:rPr>
        <w:instrText>erent algorithms on arti</w:instrText>
      </w:r>
      <w:r w:rsidR="00C3436D">
        <w:rPr>
          <w:lang w:val="en-CA"/>
        </w:rPr>
        <w:instrText>ﬁ</w:instrText>
      </w:r>
      <w:r w:rsidR="00C3436D" w:rsidRPr="00E338FA">
        <w:rPr>
          <w:lang w:val="en-GB"/>
        </w:rPr>
        <w:instrText>cal test functions and on real-world optimization problems. Statistical experimental design techniques to improve the integrity and comparability of experiments are proposed. Interpreting the run of an optimization algorithm as an experiment, design of experiments (DOE), response surface methods (RSM), and tree-based regression methods can be applied to analyze and to improve its performance. We recommmend to base the comparison of algorithms on “tuned” algorithms and not on their “standard” parameterizations.","language":"en","page":"36","source":"Zotero","title":"Experimental Analysis of Evolution Strategies – Overview and Comprehensive Introduction","author":[{"family":"Bartz","given":"Thomas"}],"issued":{"date-parts":[</w:instrText>
      </w:r>
      <w:r w:rsidR="00C3436D">
        <w:rPr>
          <w:lang w:val="en-CA"/>
        </w:rPr>
        <w:instrText xml:space="preserve">["2003"]]}}}],"schema":"https://github.com/citation-style-language/schema/raw/master/csl-citation.json"} </w:instrText>
      </w:r>
      <w:r w:rsidR="00067D4A" w:rsidRPr="00547FF6">
        <w:rPr>
          <w:lang w:val="en-CA"/>
        </w:rPr>
        <w:fldChar w:fldCharType="separate"/>
      </w:r>
      <w:r w:rsidR="00067D4A" w:rsidRPr="00547FF6">
        <w:rPr>
          <w:lang w:val="en-CA"/>
        </w:rPr>
        <w:t>(Bartz, 2003)</w:t>
      </w:r>
      <w:r w:rsidR="00067D4A" w:rsidRPr="00547FF6">
        <w:rPr>
          <w:lang w:val="en-CA"/>
        </w:rPr>
        <w:fldChar w:fldCharType="end"/>
      </w:r>
      <w:r w:rsidRPr="00547FF6">
        <w:rPr>
          <w:lang w:val="en-CA"/>
        </w:rPr>
        <w:t>.</w:t>
      </w:r>
      <w:r w:rsidRPr="007668CE">
        <w:rPr>
          <w:lang w:val="en-CA"/>
        </w:rPr>
        <w:t xml:space="preserve"> Finally, the use of Monte Carlo methods along with other statistical methods is presented for the intelligent sampling of the parameter space in </w:t>
      </w:r>
      <w:r w:rsidR="000F79FD" w:rsidRPr="007668CE">
        <w:rPr>
          <w:lang w:val="en-CA"/>
        </w:rPr>
        <w:fldChar w:fldCharType="begin"/>
      </w:r>
      <w:r w:rsidR="00C3436D">
        <w:rPr>
          <w:lang w:val="en-CA"/>
        </w:rPr>
        <w:instrText xml:space="preserve"> ADDIN ZOTERO_ITEM CSL_CITATION {"citationID":"QShxJMtA","properties":{"formattedCitation":"(Birattari, 2002)","plainCitation":"(Birattari, 2002)","noteIndex":0},"citationItems":[{"id":63,"uris":["http://zotero.org/users/5028357/items/8YGANYKJ"],"uri":["http://zotero.org/users/5028357/items/8YGANYKJ"],"itemData":{"id":63,"type":"paper-conference","abstract":"This paper describes a racing procedure for finding, in a limited amount of time, a configuration of a metaheuristic that performs as good as possible on a given instance class of a combinatorial optimization problem. Taking inspiration from methods proposed in the machine learning literature for model selection through cross-validation, we propose a procedure that empirically evaluates a set of candidate configurations by discarding bad ones as soon as statistically sufficient evidence is gathered against them. We empirically evaluate our procedure using as an example the configuration of an ant colony optimization algorithm applied to the traveling salesman problem. The experimental results show that our procedure is able to quickly reduce the number of candidates, and allows to focus on the most promising ones. 1","container-title":"Proceedings of the Genetic and Evolutionary Computation Conference","page":"11–18","publisher":"Morgan Kaufmann Publishers","source":"CiteSeer","title":"A racing algorithm for configuring metaheuristics","author":[{"family":"Birattari","given":"Mauro"}],"issued":{"date-parts":[["2002"]]}}}],"schema":"https://github.com/citation-style-language/schema/raw/master/csl-citation.json"} </w:instrText>
      </w:r>
      <w:r w:rsidR="000F79FD" w:rsidRPr="007668CE">
        <w:rPr>
          <w:lang w:val="en-CA"/>
        </w:rPr>
        <w:fldChar w:fldCharType="separate"/>
      </w:r>
      <w:r w:rsidR="000F79FD" w:rsidRPr="007668CE">
        <w:rPr>
          <w:lang w:val="en-CA"/>
        </w:rPr>
        <w:t>(Birattari, 2002)</w:t>
      </w:r>
      <w:r w:rsidR="000F79FD" w:rsidRPr="007668CE">
        <w:rPr>
          <w:lang w:val="en-CA"/>
        </w:rPr>
        <w:fldChar w:fldCharType="end"/>
      </w:r>
      <w:r w:rsidR="000F79FD" w:rsidRPr="007668CE">
        <w:rPr>
          <w:lang w:val="en-CA"/>
        </w:rPr>
        <w:t>.</w:t>
      </w:r>
    </w:p>
    <w:p w14:paraId="5C72F9B0" w14:textId="77777777" w:rsidR="00F94CBA" w:rsidRPr="007668CE" w:rsidRDefault="00F94CBA" w:rsidP="00B20EDD">
      <w:pPr>
        <w:pStyle w:val="Standard"/>
        <w:spacing w:line="240" w:lineRule="auto"/>
        <w:rPr>
          <w:lang w:val="en-CA"/>
        </w:rPr>
      </w:pPr>
    </w:p>
    <w:p w14:paraId="41E1BB4B" w14:textId="1BBD3E85" w:rsidR="00F94CBA" w:rsidRPr="003F0276" w:rsidRDefault="00705201">
      <w:pPr>
        <w:pStyle w:val="Standard"/>
      </w:pPr>
      <w:r w:rsidRPr="007668CE">
        <w:rPr>
          <w:lang w:val="en-CA"/>
        </w:rPr>
        <w:t>In addition to the selection of algorithmic parameters, a rigorous procedure for experimentation is important to ensure that the collected results will be statistically relevant. The following methods are</w:t>
      </w:r>
      <w:r w:rsidRPr="003F0276">
        <w:t xml:space="preserve"> proposed in (Brownlee, 2007):</w:t>
      </w:r>
    </w:p>
    <w:p w14:paraId="53D12F09" w14:textId="77777777" w:rsidR="00ED7F00" w:rsidRPr="003F0276" w:rsidRDefault="00ED7F00" w:rsidP="00B20EDD">
      <w:pPr>
        <w:pStyle w:val="Standard"/>
        <w:spacing w:line="240" w:lineRule="auto"/>
      </w:pPr>
    </w:p>
    <w:p w14:paraId="0BDAFB60" w14:textId="10A02AEB" w:rsidR="00F94CBA" w:rsidRPr="003F0276" w:rsidRDefault="00705201" w:rsidP="00B20EDD">
      <w:pPr>
        <w:pStyle w:val="Standard"/>
        <w:numPr>
          <w:ilvl w:val="0"/>
          <w:numId w:val="30"/>
        </w:numPr>
        <w:ind w:right="57"/>
      </w:pPr>
      <w:r w:rsidRPr="003F0276">
        <w:t>Define the goals of the experiment;</w:t>
      </w:r>
    </w:p>
    <w:p w14:paraId="6AEA3E28" w14:textId="76909EE7" w:rsidR="00F94CBA" w:rsidRPr="003F0276" w:rsidRDefault="00705201" w:rsidP="00B20EDD">
      <w:pPr>
        <w:pStyle w:val="Standard"/>
        <w:numPr>
          <w:ilvl w:val="0"/>
          <w:numId w:val="30"/>
        </w:numPr>
        <w:ind w:right="57"/>
      </w:pPr>
      <w:r w:rsidRPr="003F0276">
        <w:t>Select measure</w:t>
      </w:r>
      <w:r w:rsidR="007D5790">
        <w:t>s</w:t>
      </w:r>
      <w:r w:rsidRPr="003F0276">
        <w:t xml:space="preserve"> of performance and factors to explore;</w:t>
      </w:r>
    </w:p>
    <w:p w14:paraId="375F6BC9" w14:textId="3C0B8762" w:rsidR="00F94CBA" w:rsidRPr="003F0276" w:rsidRDefault="00705201" w:rsidP="00B20EDD">
      <w:pPr>
        <w:pStyle w:val="Standard"/>
        <w:numPr>
          <w:ilvl w:val="0"/>
          <w:numId w:val="30"/>
        </w:numPr>
        <w:ind w:right="57"/>
      </w:pPr>
      <w:r w:rsidRPr="003F0276">
        <w:t>Design and execute the experiment;</w:t>
      </w:r>
    </w:p>
    <w:p w14:paraId="62B6BD2F" w14:textId="21558ADA" w:rsidR="00F94CBA" w:rsidRPr="003F0276" w:rsidRDefault="00705201" w:rsidP="00B20EDD">
      <w:pPr>
        <w:pStyle w:val="Standard"/>
        <w:numPr>
          <w:ilvl w:val="0"/>
          <w:numId w:val="30"/>
        </w:numPr>
        <w:ind w:right="57"/>
      </w:pPr>
      <w:r w:rsidRPr="003F0276">
        <w:t>Analyze the data and draw conclusions;</w:t>
      </w:r>
    </w:p>
    <w:p w14:paraId="178492A3" w14:textId="69BC9546" w:rsidR="00F94CBA" w:rsidRPr="003F0276" w:rsidRDefault="00705201" w:rsidP="00B20EDD">
      <w:pPr>
        <w:pStyle w:val="Standard"/>
        <w:numPr>
          <w:ilvl w:val="0"/>
          <w:numId w:val="30"/>
        </w:numPr>
        <w:ind w:right="57"/>
      </w:pPr>
      <w:r w:rsidRPr="003F0276">
        <w:t>Report the experimental results.</w:t>
      </w:r>
    </w:p>
    <w:p w14:paraId="53FA3388" w14:textId="77777777" w:rsidR="00F94CBA" w:rsidRPr="003F0276" w:rsidRDefault="00F94CBA" w:rsidP="00B20EDD">
      <w:pPr>
        <w:pStyle w:val="Standard"/>
        <w:spacing w:line="240" w:lineRule="auto"/>
      </w:pPr>
    </w:p>
    <w:p w14:paraId="4097CAB6" w14:textId="75F3D164" w:rsidR="00F94CBA" w:rsidRPr="003F0276" w:rsidRDefault="007668CE">
      <w:pPr>
        <w:pStyle w:val="Standard"/>
      </w:pPr>
      <w:r>
        <w:t>Brownlee</w:t>
      </w:r>
      <w:r w:rsidR="00705201" w:rsidRPr="003F0276">
        <w:t xml:space="preserve"> also reminds the reader about the usual guidelines for scientific experimentation in general. </w:t>
      </w:r>
      <w:r w:rsidR="007D5790">
        <w:t>He</w:t>
      </w:r>
      <w:r w:rsidR="00705201" w:rsidRPr="003F0276">
        <w:t xml:space="preserve"> </w:t>
      </w:r>
      <w:r w:rsidR="00285F7F" w:rsidRPr="003F0276">
        <w:t>propose</w:t>
      </w:r>
      <w:r w:rsidR="007D5790">
        <w:t>s</w:t>
      </w:r>
      <w:r w:rsidR="00705201" w:rsidRPr="003F0276">
        <w:t xml:space="preserve"> that all important factors capable of influencing the results</w:t>
      </w:r>
      <w:r w:rsidR="00285F7F" w:rsidRPr="003F0276">
        <w:t xml:space="preserve"> such as </w:t>
      </w:r>
      <w:r w:rsidR="00705201" w:rsidRPr="003F0276">
        <w:t xml:space="preserve">computer code and </w:t>
      </w:r>
      <w:r w:rsidR="00285F7F" w:rsidRPr="003F0276">
        <w:t xml:space="preserve">the </w:t>
      </w:r>
      <w:r w:rsidR="00705201" w:rsidRPr="003F0276">
        <w:t>runtime environment</w:t>
      </w:r>
      <w:r w:rsidR="00285F7F" w:rsidRPr="003F0276">
        <w:t xml:space="preserve"> have to</w:t>
      </w:r>
      <w:r w:rsidR="00705201" w:rsidRPr="003F0276">
        <w:t xml:space="preserve"> be reported, that the measures be taken precisely, that the results be compared with those of other methods, that all parameters be specified, and the </w:t>
      </w:r>
      <w:r w:rsidR="00376210">
        <w:t xml:space="preserve">importance of the </w:t>
      </w:r>
      <w:r w:rsidR="00705201" w:rsidRPr="003F0276">
        <w:t>use of statistical experiment design</w:t>
      </w:r>
      <w:r w:rsidR="00376210">
        <w:t xml:space="preserve"> </w:t>
      </w:r>
      <w:r w:rsidR="00067D4A" w:rsidRPr="003F0276">
        <w:fldChar w:fldCharType="begin"/>
      </w:r>
      <w:r w:rsidR="00C3436D">
        <w:instrText xml:space="preserve"> ADDIN ZOTERO_ITEM CSL_CITATION {"citationID":"6zLNoxya","properties":{"formattedCitation":"(Brownlee,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00705201" w:rsidRPr="003F0276">
        <w:t>. He remind</w:t>
      </w:r>
      <w:r w:rsidR="00FA0F0A" w:rsidRPr="003F0276">
        <w:t>s the reader</w:t>
      </w:r>
      <w:r w:rsidR="00705201" w:rsidRPr="003F0276">
        <w:t xml:space="preserve"> of these scientific principles</w:t>
      </w:r>
      <w:r w:rsidR="00DC3092" w:rsidRPr="003F0276">
        <w:t xml:space="preserve"> because</w:t>
      </w:r>
      <w:r w:rsidR="00705201" w:rsidRPr="003F0276">
        <w:t xml:space="preserve"> they are often lacking in the field of meta-heuristic benchmarking. </w:t>
      </w:r>
      <w:r w:rsidR="00DC3092" w:rsidRPr="003F0276">
        <w:t>K</w:t>
      </w:r>
      <w:r w:rsidR="00705201" w:rsidRPr="003F0276">
        <w:t>ey issues</w:t>
      </w:r>
      <w:r w:rsidR="0054428B">
        <w:t xml:space="preserve"> emphasized in</w:t>
      </w:r>
      <w:r w:rsidR="00705201" w:rsidRPr="003F0276">
        <w:t xml:space="preserve"> the algorithm benchmarking literature can be identified as the duplication of efforts by the various groups working in the field due to an ineffective communication, insufficient testing, occasional failure to test using state-of-the-art techni</w:t>
      </w:r>
      <w:r w:rsidR="00B17173">
        <w:t>que</w:t>
      </w:r>
      <w:r w:rsidR="00705201" w:rsidRPr="003F0276">
        <w:t xml:space="preserve">s, poor </w:t>
      </w:r>
      <w:r w:rsidR="00DC3092" w:rsidRPr="003F0276">
        <w:t xml:space="preserve">choices of </w:t>
      </w:r>
      <w:r w:rsidR="00705201" w:rsidRPr="003F0276">
        <w:t xml:space="preserve">parameters, conflicting results, and sometimes invalid statistical inference </w:t>
      </w:r>
      <w:r w:rsidR="00067D4A" w:rsidRPr="003F0276">
        <w:fldChar w:fldCharType="begin"/>
      </w:r>
      <w:r w:rsidR="00C3436D">
        <w:instrText xml:space="preserve"> ADDIN ZOTERO_ITEM CSL_CITATION {"citationID":"P4W9e1fl","properties":{"formattedCitation":"(Brownlee,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00705201" w:rsidRPr="003F0276">
        <w:t xml:space="preserve"> </w:t>
      </w:r>
      <w:r w:rsidR="00067D4A" w:rsidRPr="003F0276">
        <w:fldChar w:fldCharType="begin"/>
      </w:r>
      <w:r w:rsidR="00C3436D">
        <w:instrText xml:space="preserve"> ADDIN ZOTERO_ITEM CSL_CITATION {"citationID":"5RCnbtJ5","properties":{"formattedCitation":"(Peer et al., 2003)","plainCitation":"(Peer et al., 2003)","noteIndex":0},"citationItems":[{"id":83,"uris":["http://zotero.org/users/5028357/items/9TKT5XFS"],"uri":["http://zotero.org/users/5028357/items/9TKT5XFS"],"itemData":{"id":83,"type":"paper-conference","abstract":"This article is a proposal, by the Computational Intelligence Research Group at the University of Pretoria (CIRG@UP), for a framework to benchmark optimisation algorithms. This framework, known as OptiBench, was conceived out of the necessity to consolidate the efforts of a large research group. Many problems arise when different people work independently on their own research initiatives. These problems range from duplicating effort to, more seriously, having conflicting results. In addition, less experienced members of the group are sometimes unfamiliar with the necessary statistical methods required to properly analyse their results. These problems are not limited internally to CIRG@UP but are also prevalent in the research community at large. This proposal aims to standardise the research methodology used by CIRG@UP internally (initially in the optimisation subgroup and later in subgroups working in other paradigms of computational research). Obviously this article cannot dictate the methodologies that should be used by other members of the broader research community, however, the hope is that this framework can be found useful and that others would willingly contribute and become involved.","container-title":"The 2003 Congress on Evolutionary Computation, 2003. CEC '03.","DOI":"10.1109/CEC.2003.1299386","event":"The 2003 Congress on Evolutionary Computation, 2003. CEC '03.","page":"2386-2392 Vol.4","source":"IEEE Xplore","title":"CIRG@UP OptiBench: a statistically sound framework for benchmarking optimisation algorithms","title-short":"CIRG@UP OptiBench","volume":"4","author":[{"family":"Peer","given":"E.S."},{"family":"Engelbrecht","given":"A.P."},{"family":"Bergh","given":"F.","non-dropping-particle":"van den"}],"issued":{"date-parts":[["2003",12]]}}}],"schema":"https://github.com/citation-style-language/schema/raw/master/csl-citation.json"} </w:instrText>
      </w:r>
      <w:r w:rsidR="00067D4A" w:rsidRPr="003F0276">
        <w:fldChar w:fldCharType="separate"/>
      </w:r>
      <w:r w:rsidR="00067D4A" w:rsidRPr="003F0276">
        <w:t>(Peer et al., 2003)</w:t>
      </w:r>
      <w:r w:rsidR="00067D4A" w:rsidRPr="003F0276">
        <w:fldChar w:fldCharType="end"/>
      </w:r>
      <w:r w:rsidR="00705201" w:rsidRPr="003F0276">
        <w:t>.</w:t>
      </w:r>
    </w:p>
    <w:p w14:paraId="1A488DF3" w14:textId="77777777" w:rsidR="00F94CBA" w:rsidRPr="003F0276" w:rsidRDefault="00F94CBA" w:rsidP="00B20EDD">
      <w:pPr>
        <w:pStyle w:val="Standard"/>
        <w:spacing w:line="240" w:lineRule="auto"/>
      </w:pPr>
    </w:p>
    <w:p w14:paraId="6C7A50FB" w14:textId="7D9048CA" w:rsidR="00F94CBA" w:rsidRPr="003F0276" w:rsidRDefault="00705201">
      <w:pPr>
        <w:pStyle w:val="Standard"/>
      </w:pPr>
      <w:r w:rsidRPr="003F0276">
        <w:t>The issues outlined above are important to the field and addressing them is the subject this research. For example, as explained in</w:t>
      </w:r>
      <w:r w:rsidR="00E55F15" w:rsidRPr="003F0276">
        <w:t xml:space="preserve"> </w:t>
      </w:r>
      <w:r w:rsidR="00E55F15" w:rsidRPr="003F0276">
        <w:fldChar w:fldCharType="begin"/>
      </w:r>
      <w:r w:rsidR="00C3436D">
        <w:instrText xml:space="preserve"> ADDIN ZOTERO_ITEM CSL_CITATION {"citationID":"HBcoaYo1","properties":{"formattedCitation":"(Brownlee,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E55F15" w:rsidRPr="003F0276">
        <w:fldChar w:fldCharType="separate"/>
      </w:r>
      <w:r w:rsidR="00E55F15" w:rsidRPr="003F0276">
        <w:t>(Brownlee, 2007)</w:t>
      </w:r>
      <w:r w:rsidR="00E55F15" w:rsidRPr="003F0276">
        <w:fldChar w:fldCharType="end"/>
      </w:r>
      <w:r w:rsidRPr="003F0276">
        <w:t>, other similar fields of study</w:t>
      </w:r>
      <w:r w:rsidR="00B17173">
        <w:t>,</w:t>
      </w:r>
      <w:r w:rsidRPr="003F0276">
        <w:t xml:space="preserve"> </w:t>
      </w:r>
      <w:r w:rsidR="00B17173">
        <w:t>such as</w:t>
      </w:r>
      <w:r w:rsidR="00B17173" w:rsidRPr="003F0276">
        <w:t xml:space="preserve"> </w:t>
      </w:r>
      <w:r w:rsidRPr="003F0276">
        <w:t>data science</w:t>
      </w:r>
      <w:r w:rsidR="00B17173">
        <w:t>,</w:t>
      </w:r>
      <w:r w:rsidRPr="003F0276">
        <w:t xml:space="preserve"> have already passed the step of establishing standardized benchmarking methods and procedures. Those methods and procedures act as standards for the field</w:t>
      </w:r>
      <w:r w:rsidR="00B17173">
        <w:t>,</w:t>
      </w:r>
      <w:r w:rsidRPr="003F0276">
        <w:t xml:space="preserve"> increasing the trustworthiness of the </w:t>
      </w:r>
      <w:r w:rsidR="00B17173" w:rsidRPr="003F0276">
        <w:t xml:space="preserve">results </w:t>
      </w:r>
      <w:r w:rsidRPr="003F0276">
        <w:t>produced. This enables more effective collaboration between researchers and with industry. Scientifically, the establishment of standard benchmarking and testing methods is crucial as it is at the core of the scientific method itself. Standardizing metaheuristic performance benchmarking methods will make the results more reliable and easier to reproduce, thus eliminating the risks of duplicated efforts and provid</w:t>
      </w:r>
      <w:r w:rsidR="00B17173">
        <w:t>ing</w:t>
      </w:r>
      <w:r w:rsidRPr="003F0276">
        <w:t xml:space="preserve"> robust grounds on which the field can build upon.</w:t>
      </w:r>
    </w:p>
    <w:p w14:paraId="2B81A5BF" w14:textId="77777777" w:rsidR="00F94CBA" w:rsidRPr="003F0276" w:rsidRDefault="00F94CBA" w:rsidP="00B20EDD">
      <w:pPr>
        <w:pStyle w:val="Standard"/>
        <w:spacing w:line="240" w:lineRule="auto"/>
      </w:pPr>
    </w:p>
    <w:p w14:paraId="27C04DE8" w14:textId="2BB0C8CE" w:rsidR="00F94CBA" w:rsidRPr="003F0276" w:rsidRDefault="00705201">
      <w:pPr>
        <w:pStyle w:val="Standard"/>
      </w:pPr>
      <w:r w:rsidRPr="003F0276">
        <w:t xml:space="preserve">The next theme concerns the selection of the problem instances and classes that are used to perform the benchmarking tests. Many of these have been created by various actors </w:t>
      </w:r>
      <w:r w:rsidR="00B17173">
        <w:t>in</w:t>
      </w:r>
      <w:r w:rsidR="00B17173" w:rsidRPr="003F0276">
        <w:t xml:space="preserve"> </w:t>
      </w:r>
      <w:r w:rsidRPr="003F0276">
        <w:t>the industry</w:t>
      </w:r>
      <w:r w:rsidR="00B17173">
        <w:t xml:space="preserve"> </w:t>
      </w:r>
      <w:r w:rsidR="00067D4A" w:rsidRPr="003F0276">
        <w:fldChar w:fldCharType="begin"/>
      </w:r>
      <w:r w:rsidR="00C3436D">
        <w:instrText xml:space="preserve"> ADDIN ZOTERO_ITEM CSL_CITATION {"citationID":"awMP7qxj","properties":{"formattedCitation":"(Brownlee, 2007; Jamil &amp; Yang, 2013)","plainCitation":"(Brownlee, 2007; Jamil &amp; Yang, 2013)","noteIndex":0},"citationItems":[{"id":85,"uris":["http://zotero.org/users/5028357/items/2CUSGL4V"],"uri":["http://zotero.org/users/5028357/items/2CUSGL4V"],"itemData":{"id":85,"type":"article-journal","abstract":"A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id":97,"uris":["http://zotero.org/users/5028357/items/TY5K5MRC"],"uri":["http://zotero.org/users/5028357/items/TY5K5MRC"],"itemData":{"id":97,"type":"article-journal","abstract":"Test functions are important to validate and compare the performance of optimization algorithms. There have been many test or benchmark functions reported in the literature; however, there is no standard list or set of benchmark functions. Ideally, test functions should have diverse properties so that can be truly useful to test new algorithms in an unbiased way. For this purpose, we have reviewed and compiled a rich set of 175 benchmark functions for unconstrained optimization problems with diverse properties in terms of modality, separability, and valley landscape. This is by far the most complete set of functions so far in the literature, and tt can be expected this complete set of functions can be used for validation of new optimization in the future.","container-title":"International Journal of Mathematical Modelling and Numerical Optimisation","DOI":"10.1504/IJMMNO.2013.055204","ISSN":"2040-3607, 2040-3615","issue":"2","journalAbbreviation":"IJMMNO","note":"arXiv: 1308.4008","page":"150","source":"arXiv.org","title":"A Literature Survey of Benchmark Functions For Global Optimization Problems","volume":"4","author":[{"family":"Jamil","given":"Momin"},{"family":"Yang","given":"Xin-She"}],"issued":{"date-parts":[["2013"]]}}}],"schema":"https://github.com/citation-style-language/schema/raw/master/csl-citation.json"} </w:instrText>
      </w:r>
      <w:r w:rsidR="00067D4A" w:rsidRPr="003F0276">
        <w:fldChar w:fldCharType="separate"/>
      </w:r>
      <w:r w:rsidR="00067D4A" w:rsidRPr="003F0276">
        <w:t>(Brownlee, 2007; Jamil &amp; Yang, 2013)</w:t>
      </w:r>
      <w:r w:rsidR="00067D4A" w:rsidRPr="003F0276">
        <w:fldChar w:fldCharType="end"/>
      </w:r>
      <w:r w:rsidRPr="003F0276">
        <w:t>. Examples of such problem instances are found in the GLOBAL library which is part of the cross-entropy toolbox</w:t>
      </w:r>
      <w:r w:rsidR="00B17173">
        <w:t xml:space="preserve"> </w:t>
      </w:r>
      <w:r w:rsidR="00067D4A" w:rsidRPr="003F0276">
        <w:fldChar w:fldCharType="begin"/>
      </w:r>
      <w:r w:rsidR="00C3436D">
        <w:instrText xml:space="preserve"> ADDIN ZOTERO_ITEM CSL_CITATION {"citationID":"R26UF5nL","properties":{"formattedCitation":"(Zdravko Botev et al., 2004)","plainCitation":"(Zdravko Botev et al., 2004)","noteIndex":0},"citationItems":[{"id":61,"uris":["http://zotero.org/users/5028357/items/H3Q9YQDQ"],"uri":["http://zotero.org/users/5028357/items/H3Q9YQDQ"],"itemData":{"id":61,"type":"webpage","container-title":"The Cross-Entropy Toolbox","title":"main","URL":"https://www.maths.uq.edu.au/CEToolBox/","author":[{"literal":"Zdravko Botev"},{"literal":"Dirk Kroese"},{"literal":"Thomas Taimre"},{"literal":"Jenny Liu"},{"literal":"Sho Nariai"}],"accessed":{"date-parts":[["2020",7,31]]},"issued":{"date-parts":[["2004"]]}}}],"schema":"https://github.com/citation-style-language/schema/raw/master/csl-citation.json"} </w:instrText>
      </w:r>
      <w:r w:rsidR="00067D4A" w:rsidRPr="003F0276">
        <w:fldChar w:fldCharType="separate"/>
      </w:r>
      <w:r w:rsidR="00067D4A" w:rsidRPr="003F0276">
        <w:t>(Zdravko Botev et al., 2004)</w:t>
      </w:r>
      <w:r w:rsidR="00067D4A" w:rsidRPr="003F0276">
        <w:fldChar w:fldCharType="end"/>
      </w:r>
      <w:r w:rsidRPr="003F0276">
        <w:t>. This MATLAB toolbox is a collection of test problems with relevant data that can be of use to a researcher looking to benchmark a new heuristic. However, this collection of resources is challenging to implement into a study because it misses the statistical rigor alluded to in</w:t>
      </w:r>
      <w:r w:rsidR="00207A68" w:rsidRPr="003F0276">
        <w:t xml:space="preserve"> </w:t>
      </w:r>
      <w:r w:rsidR="00207A68" w:rsidRPr="003F0276">
        <w:fldChar w:fldCharType="begin"/>
      </w:r>
      <w:r w:rsidR="00C3436D">
        <w:instrText xml:space="preserve"> ADDIN ZOTERO_ITEM CSL_CITATION {"citationID":"cqcVdXFO","properties":{"formattedCitation":"(Brownlee,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207A68" w:rsidRPr="003F0276">
        <w:fldChar w:fldCharType="separate"/>
      </w:r>
      <w:r w:rsidR="00207A68" w:rsidRPr="003F0276">
        <w:t>(Brownlee, 2007)</w:t>
      </w:r>
      <w:r w:rsidR="00207A68" w:rsidRPr="003F0276">
        <w:fldChar w:fldCharType="end"/>
      </w:r>
      <w:r w:rsidRPr="003F0276">
        <w:t>. This is also the case for most of the other resources available. All the components exist but there is a need to put them into a concise whole. Other resources for finding problem instances include GAMS World</w:t>
      </w:r>
      <w:r w:rsidR="001D52E0">
        <w:t>,</w:t>
      </w:r>
      <w:r w:rsidRPr="003F0276">
        <w:t xml:space="preserve"> which is a library of functions and test problems </w:t>
      </w:r>
      <w:r w:rsidR="00067D4A" w:rsidRPr="003F0276">
        <w:fldChar w:fldCharType="begin"/>
      </w:r>
      <w:r w:rsidR="00C3436D">
        <w:instrText xml:space="preserve"> ADDIN ZOTERO_ITEM CSL_CITATION {"citationID":"Cin8FmTj","properties":{"formattedCitation":"({\\i{}GLOBAL World - GLOBALLib}, n.d.)","plainCitation":"(GLOBAL World - GLOBALLib, n.d.)","noteIndex":0},"citationItems":[{"id":60,"uris":["http://zotero.org/users/5028357/items/B3BIKN6X"],"uri":["http://zotero.org/users/5028357/items/B3BIKN6X"],"itemData":{"id":60,"type":"webpage","title":"GLOBAL World - GLOBALLib","URL":"http://www.gamsworld.org/global/globallib.htm","accessed":{"date-parts":[["2020",7,31]]}}}],"schema":"https://github.com/citation-style-language/schema/raw/master/csl-citation.json"} </w:instrText>
      </w:r>
      <w:r w:rsidR="00067D4A" w:rsidRPr="003F0276">
        <w:fldChar w:fldCharType="separate"/>
      </w:r>
      <w:r w:rsidR="00067D4A" w:rsidRPr="003F0276">
        <w:t>(</w:t>
      </w:r>
      <w:r w:rsidR="00067D4A" w:rsidRPr="003F0276">
        <w:rPr>
          <w:i/>
          <w:iCs/>
        </w:rPr>
        <w:t>GLOBAL World - GLOBALLib</w:t>
      </w:r>
      <w:r w:rsidR="00067D4A" w:rsidRPr="003F0276">
        <w:t>, n.d.)</w:t>
      </w:r>
      <w:r w:rsidR="00067D4A" w:rsidRPr="003F0276">
        <w:fldChar w:fldCharType="end"/>
      </w:r>
      <w:r w:rsidRPr="003F0276">
        <w:t xml:space="preserve">. It was made to bridge the gap between academia and industry by providing a platform as well as resources to perform metaheuristic studies more easily. The “Cuter” testing environment was </w:t>
      </w:r>
      <w:r w:rsidR="001D52E0">
        <w:t>developed</w:t>
      </w:r>
      <w:r w:rsidR="001D52E0" w:rsidRPr="003F0276">
        <w:t xml:space="preserve"> </w:t>
      </w:r>
      <w:r w:rsidR="007D5790">
        <w:t>at</w:t>
      </w:r>
      <w:r w:rsidRPr="003F0276">
        <w:t xml:space="preserve"> the </w:t>
      </w:r>
      <w:r w:rsidR="001D52E0">
        <w:t>P</w:t>
      </w:r>
      <w:r w:rsidRPr="003F0276">
        <w:t>olytechni</w:t>
      </w:r>
      <w:r w:rsidR="001D52E0">
        <w:t>que</w:t>
      </w:r>
      <w:r w:rsidRPr="003F0276">
        <w:t xml:space="preserve"> Montr</w:t>
      </w:r>
      <w:r w:rsidR="0054428B" w:rsidRPr="0054428B">
        <w:rPr>
          <w:lang w:val="en-CA"/>
        </w:rPr>
        <w:t>é</w:t>
      </w:r>
      <w:r w:rsidRPr="003F0276">
        <w:t>al</w:t>
      </w:r>
      <w:r w:rsidR="001D52E0">
        <w:t xml:space="preserve"> </w:t>
      </w:r>
      <w:r w:rsidR="00067D4A" w:rsidRPr="003F0276">
        <w:fldChar w:fldCharType="begin"/>
      </w:r>
      <w:r w:rsidR="00C3436D">
        <w:instrText xml:space="preserve"> ADDIN ZOTERO_ITEM CSL_CITATION {"citationID":"NLJ1GDZk","properties":{"formattedCitation":"(Dominique Orban, 2002)","plainCitation":"(Dominique Orban, 2002)","noteIndex":0},"citationItems":[{"id":59,"uris":["http://zotero.org/users/5028357/items/SRQGK7JI"],"uri":["http://zotero.org/users/5028357/items/SRQGK7JI"],"itemData":{"id":59,"type":"webpage","title":"CUTEr Website","URL":"http://www.cuter.rl.ac.uk//problems.html","author":[{"literal":"Dominique Orban"}],"accessed":{"date-parts":[["2020",7,31]]},"issued":{"date-parts":[["2002"]]}}}],"schema":"https://github.com/citation-style-language/schema/raw/master/csl-citation.json"} </w:instrText>
      </w:r>
      <w:r w:rsidR="00067D4A" w:rsidRPr="003F0276">
        <w:fldChar w:fldCharType="separate"/>
      </w:r>
      <w:r w:rsidR="00067D4A" w:rsidRPr="003F0276">
        <w:t>(Dominique Orban, 2002)</w:t>
      </w:r>
      <w:r w:rsidR="00067D4A" w:rsidRPr="003F0276">
        <w:fldChar w:fldCharType="end"/>
      </w:r>
      <w:r w:rsidRPr="003F0276">
        <w:t xml:space="preserve">. It has now been </w:t>
      </w:r>
      <w:r w:rsidR="00E55F15" w:rsidRPr="003F0276">
        <w:t>superseded</w:t>
      </w:r>
      <w:r w:rsidRPr="003F0276">
        <w:t xml:space="preserve"> by a newer version named “CUTEst” which is an acronym for Constrained and Unconstrained Testing Environment with Safe Threads. This environment focuses on having a wide range of test functions numbering approximately 1150 in total </w:t>
      </w:r>
      <w:r w:rsidR="00067D4A" w:rsidRPr="003F0276">
        <w:fldChar w:fldCharType="begin"/>
      </w:r>
      <w:r w:rsidR="00C3436D">
        <w:instrText xml:space="preserve"> ADDIN ZOTERO_ITEM CSL_CITATION {"citationID":"VX4Zg4GD","properties":{"formattedCitation":"(Gould et al., 2015)","plainCitation":"(Gould et al., 2015)","noteIndex":0},"citationItems":[{"id":28,"uris":["http://zotero.org/users/5028357/items/8A2ZPMRV"],"uri":["http://zotero.org/users/5028357/items/8A2ZPMRV"],"itemData":{"id":28,"type":"article-journal","abstract":"We describe the most recent evolution of our constrained and unconstrained testing environment and its accompanying SIF decoder. Code-named SIFDecode and CUTEst, these updated versions feature dynamic memory allocation, a modern thread-safe Fortran modular design, a new Matlab interface and a revised installation procedure integrated with GALAHAD.","container-title":"Computational Optimization and Applications","DOI":"10.1007/s10589-014-9687-3","ISSN":"1573-2894","issue":"3","journalAbbreviation":"Comput Optim Appl","language":"en","page":"545-557","source":"Springer Link","title":"CUTEst: a Constrained and Unconstrained Testing Environment with safe threads for mathematical optimization","title-short":"CUTEst","volume":"60","author":[{"family":"Gould","given":"Nicholas I. M."},{"family":"Orban","given":"Dominique"},{"family":"Toint","given":"Philippe L."}],"issued":{"date-parts":[["2015",4,1]]}}}],"schema":"https://github.com/citation-style-language/schema/raw/master/csl-citation.json"} </w:instrText>
      </w:r>
      <w:r w:rsidR="00067D4A" w:rsidRPr="003F0276">
        <w:fldChar w:fldCharType="separate"/>
      </w:r>
      <w:r w:rsidR="00067D4A" w:rsidRPr="003F0276">
        <w:t>(Gould et al., 2015)</w:t>
      </w:r>
      <w:r w:rsidR="00067D4A" w:rsidRPr="003F0276">
        <w:fldChar w:fldCharType="end"/>
      </w:r>
      <w:r w:rsidRPr="003F0276">
        <w:t xml:space="preserve">. It is a very mature software and is optimized to be able to run the tests efficiently. It could therefore play a role in this research for the testing phase of each analysis. It is important to note that this environment does not mention any </w:t>
      </w:r>
      <w:r w:rsidRPr="003F0276">
        <w:lastRenderedPageBreak/>
        <w:t>experimental framework with statistical analysis which this research aims to address. The global optimization test problems' collection by</w:t>
      </w:r>
      <w:r w:rsidR="00E55F15" w:rsidRPr="003F0276">
        <w:t xml:space="preserve"> </w:t>
      </w:r>
      <w:r w:rsidR="00E55F15" w:rsidRPr="003F0276">
        <w:fldChar w:fldCharType="begin"/>
      </w:r>
      <w:r w:rsidR="00C3436D">
        <w:instrText xml:space="preserve"> ADDIN ZOTERO_ITEM CSL_CITATION {"citationID":"UZCFu5Fj","properties":{"formattedCitation":"(Abdel-Rahman Hedar, n.d.)","plainCitation":"(Abdel-Rahman Hedar, n.d.)","noteIndex":0},"citationItems":[{"id":58,"uris":["http://zotero.org/users/5028357/items/7JJ5KUVP"],"uri":["http://zotero.org/users/5028357/items/7JJ5KUVP"],"itemData":{"id":58,"type":"webpage","title":"GLOBAL OPTIMIZATION TEST PROBLEMS","URL":"http://www-optima.amp.i.kyoto-u.ac.jp/member/student/hedar/Hedar_files/TestGO.htm","author":[{"literal":"Abdel-Rahman Hedar"}],"accessed":{"date-parts":[["2020",7,31]]}}}],"schema":"https://github.com/citation-style-language/schema/raw/master/csl-citation.json"} </w:instrText>
      </w:r>
      <w:r w:rsidR="00E55F15" w:rsidRPr="003F0276">
        <w:fldChar w:fldCharType="separate"/>
      </w:r>
      <w:r w:rsidR="00E55F15" w:rsidRPr="003F0276">
        <w:t>(Abdel-Rahman Hedar, n.d.)</w:t>
      </w:r>
      <w:r w:rsidR="00E55F15" w:rsidRPr="003F0276">
        <w:fldChar w:fldCharType="end"/>
      </w:r>
      <w:r w:rsidRPr="003F0276">
        <w:t xml:space="preserve"> is a collection of test problems divided between a constrained and an unconstrained group. This collection is much less advanced than the “CUTEst” environment, but it is more versatile with the problems being formulated in mathematical form as well as MATLAB code compared to those of </w:t>
      </w:r>
      <w:r w:rsidR="001D52E0">
        <w:t>“</w:t>
      </w:r>
      <w:r w:rsidRPr="003F0276">
        <w:t>CUTEst</w:t>
      </w:r>
      <w:r w:rsidR="001D52E0">
        <w:t>”</w:t>
      </w:r>
      <w:r w:rsidRPr="003F0276">
        <w:t xml:space="preserve"> which are only programmed in MATLAB. The collection of continuous global optimization test problems </w:t>
      </w:r>
      <w:r w:rsidR="00067D4A" w:rsidRPr="003F0276">
        <w:fldChar w:fldCharType="begin"/>
      </w:r>
      <w:r w:rsidR="00C3436D">
        <w:instrText xml:space="preserve"> ADDIN ZOTERO_ITEM CSL_CITATION {"citationID":"2GBzsSTP","properties":{"formattedCitation":"({\\i{}The COCONUT Benchmark}, n.d.)","plainCitation":"(The COCONUT Benchmark, n.d.)","noteIndex":0},"citationItems":[{"id":57,"uris":["http://zotero.org/users/5028357/items/VTDD9VR3"],"uri":["http://zotero.org/users/5028357/items/VTDD9VR3"],"itemData":{"id":57,"type":"webpage","title":"The COCONUT Benchmark","URL":"https://www.mat.univie.ac.at/~neum/glopt/coconut/benchmark.html","accessed":{"date-parts":[["2020",7,31]]}}}],"schema":"https://github.com/citation-style-language/schema/raw/master/csl-citation.json"} </w:instrText>
      </w:r>
      <w:r w:rsidR="00067D4A" w:rsidRPr="003F0276">
        <w:fldChar w:fldCharType="separate"/>
      </w:r>
      <w:r w:rsidR="00067D4A" w:rsidRPr="003F0276">
        <w:t>(</w:t>
      </w:r>
      <w:r w:rsidR="00067D4A" w:rsidRPr="003F0276">
        <w:rPr>
          <w:i/>
          <w:iCs/>
        </w:rPr>
        <w:t>The COCONUT Benchmark</w:t>
      </w:r>
      <w:r w:rsidR="00067D4A" w:rsidRPr="003F0276">
        <w:t>, n.d.)</w:t>
      </w:r>
      <w:r w:rsidR="00067D4A" w:rsidRPr="003F0276">
        <w:fldChar w:fldCharType="end"/>
      </w:r>
      <w:r w:rsidRPr="003F0276">
        <w:t xml:space="preserve"> is a set of libraries containing test functions as well as some tools for performing basic statistics like calculating the standard unit time of an algorithm. The libraries of COCONUT use the AMPL modeling language</w:t>
      </w:r>
      <w:r w:rsidR="001D52E0">
        <w:t>,</w:t>
      </w:r>
      <w:r w:rsidRPr="003F0276">
        <w:t xml:space="preserve"> which is not ideal for this research since it plans to contribute to the Python library and should model its algorithms and functions using Python. Opt4J is a metaheuristics optimization framework that includes the following benchmark problem collections: knapsack, ZDT, DTLZ, WFG </w:t>
      </w:r>
      <w:r w:rsidR="00067D4A" w:rsidRPr="003F0276">
        <w:fldChar w:fldCharType="begin"/>
      </w:r>
      <w:r w:rsidR="00C3436D">
        <w:instrText xml:space="preserve"> ADDIN ZOTERO_ITEM CSL_CITATION {"citationID":"AbjzsXbh","properties":{"formattedCitation":"(Lukasiewycz et al., 2011)","plainCitation":"(Lukasiewycz et al., 2011)","noteIndex":0},"citationItems":[{"id":26,"uris":["http://zotero.org/users/5028357/items/G48SS22N"],"uri":["http://zotero.org/users/5028357/items/G48SS22N"],"itemData":{"id":26,"type":"paper-conference","abstract":"This paper presents a modular framework for meta-heuristic optimization of complex optimization tasks by decomposing them into subtasks that may be designed and developed separately. Since these subtasks are generally correlated, a separate optimization is prohibited and the framework has to be capable of optimizing the subtasks concurrently. For this purpose, a distinction of genetic representation (genotype) and representation of a solution of the optimization problem (phenotype) is imposed. A compositional genotype and appropriate operators enable the separate development and testing of the optimization of subtasks by a strict decoupling. The proposed concept is implemented as open source reference OPT4J [6]. The architecture of this implementation is outlined and design decisions are discussed that enable a maximal decoupling and ﬂexibility. A case study of a complex real-world optimization problem from the automotive domain is introduced. This case study requires the concurrent optimization of several heterogeneous aspects. Exemplary, it is shown how the proposed framework allows to efﬁciently optimize this complex problem by decomposing it into subtasks that are optimized concurrently.","container-title":"Proceedings of the 13th annual conference on Genetic and evolutionary computation - GECCO '11","DOI":"10.1145/2001576.2001808","event":"the 13th annual conference","event-place":"Dublin, Ireland","ISBN":"978-1-4503-0557-0","language":"en","page":"1723","publisher":"ACM Press","publisher-place":"Dublin, Ireland","source":"DOI.org (Crossref)","title":"Opt4J: a modular framework for meta-heuristic optimization","title-short":"Opt4J","URL":"http://portal.acm.org/citation.cfm?doid=2001576.2001808","author":[{"family":"Lukasiewycz","given":"Martin"},{"family":"Glaß","given":"Michael"},{"family":"Reimann","given":"Felix"},{"family":"Teich","given":"Jürgen"}],"accessed":{"date-parts":[["2020",8,5]]},"issued":{"date-parts":[["2011"]]}}}],"schema":"https://github.com/citation-style-language/schema/raw/master/csl-citation.json"} </w:instrText>
      </w:r>
      <w:r w:rsidR="00067D4A" w:rsidRPr="003F0276">
        <w:fldChar w:fldCharType="separate"/>
      </w:r>
      <w:r w:rsidR="00067D4A" w:rsidRPr="003F0276">
        <w:t>(Lukasiewycz et al., 2011)</w:t>
      </w:r>
      <w:r w:rsidR="00067D4A" w:rsidRPr="003F0276">
        <w:fldChar w:fldCharType="end"/>
      </w:r>
      <w:r w:rsidRPr="003F0276">
        <w:t xml:space="preserve"> </w:t>
      </w:r>
      <w:r w:rsidR="00067D4A" w:rsidRPr="003F0276">
        <w:fldChar w:fldCharType="begin"/>
      </w:r>
      <w:r w:rsidR="00C3436D">
        <w:instrText xml:space="preserve"> ADDIN ZOTERO_ITEM CSL_CITATION {"citationID":"zVrwUYHh","properties":{"formattedCitation":"({\\i{}Opt4J}, 2020)","plainCitation":"(Opt4J, 2020)","noteIndex":0},"citationItems":[{"id":24,"uris":["http://zotero.org/users/5028357/items/NW5M2CNC"],"uri":["http://zotero.org/users/5028357/items/NW5M2CNC"],"itemData":{"id":24,"type":"webpage","container-title":"Opt4J - A Modular Framework for Meta-heuristic Optimization","language":"en","note":"source: opt4j.sourceforge.net","title":"Opt4J","URL":"http://opt4j.sourceforge.net/","accessed":{"date-parts":[["2020",8,5]]},"issued":{"date-parts":[["2020"]]}}}],"schema":"https://github.com/citation-style-language/schema/raw/master/csl-citation.json"} </w:instrText>
      </w:r>
      <w:r w:rsidR="00067D4A" w:rsidRPr="003F0276">
        <w:fldChar w:fldCharType="separate"/>
      </w:r>
      <w:r w:rsidR="00067D4A" w:rsidRPr="003F0276">
        <w:t>(</w:t>
      </w:r>
      <w:r w:rsidR="00067D4A" w:rsidRPr="003F0276">
        <w:rPr>
          <w:i/>
          <w:iCs/>
        </w:rPr>
        <w:t>Opt4J</w:t>
      </w:r>
      <w:r w:rsidR="00067D4A" w:rsidRPr="003F0276">
        <w:t>, 2020)</w:t>
      </w:r>
      <w:r w:rsidR="00067D4A" w:rsidRPr="003F0276">
        <w:fldChar w:fldCharType="end"/>
      </w:r>
      <w:r w:rsidRPr="003F0276">
        <w:t>. It is written in Java and its test function</w:t>
      </w:r>
      <w:r w:rsidR="007D5790">
        <w:t>s</w:t>
      </w:r>
      <w:r w:rsidRPr="003F0276">
        <w:t xml:space="preserve"> can be used for this research. ECJ is also written in Java and contains benchmark test functions like Opt4J despite being focused on the algorithm design aspect of generating new metaheuristics </w:t>
      </w:r>
      <w:r w:rsidR="00067D4A" w:rsidRPr="003F0276">
        <w:fldChar w:fldCharType="begin"/>
      </w:r>
      <w:r w:rsidR="00C3436D">
        <w:instrText xml:space="preserve"> ADDIN ZOTERO_ITEM CSL_CITATION {"citationID":"vZcJldsz","properties":{"formattedCitation":"(Scott &amp; Luke, 2019; Sean Luke et al., 2020)","plainCitation":"(Scott &amp; Luke, 2019; Sean Luke et al., 2020)","noteIndex":0},"citationItems":[{"id":22,"uris":["http://zotero.org/users/5028357/items/J39FCKQU"],"uri":["http://zotero.org/users/5028357/items/J39FCKQU"],"itemData":{"id":22,"type":"paper-conference","abstract":"ECJ is now 20 years old. Begun as a genetic programming and evolutionary computation library in Java, it has since established itself as historically one of the most popular EC toolkits worldwide. In 2016 we received a National Science Foundation grant to improve ECJ in many ways with an eye toward making it a useful toolkit not just for EC but for the broader metaheuristics community. This paper is a report on our efforts to this end. We discuss new metaheuristics frameworks and representations added to ECJ and the design challenges that they raise for a general-purpose framework, as well as testing facilities and other support tools. We conclude with our future directions for the library.","container-title":"Proceedings of the Genetic and Evolutionary Computation Conference Companion","DOI":"10.1145/3319619.3326865","event":"GECCO '19: Genetic and Evolutionary Computation Conference","event-place":"Prague Czech Republic","ISBN":"978-1-4503-6748-6","language":"en","page":"1391-1398","publisher":"ACM","publisher-place":"Prague Czech Republic","source":"DOI.org (Crossref)","title":"ECJ at 20: toward a general metaheuristics toolkit","title-short":"ECJ at 20","URL":"https://dl.acm.org/doi/10.1145/3319619.3326865","author":[{"family":"Scott","given":"Eric O."},{"family":"Luke","given":"Sean"}],"accessed":{"date-parts":[["2020",8,5]]},"issued":{"date-parts":[["2019",7,13]]}}},{"id":23,"uris":["http://zotero.org/users/5028357/items/CIJFG5U3"],"uri":["http://zotero.org/users/5028357/items/CIJFG5U3"],"itemData":{"id":23,"type":"webpage","title":"ECJ","URL":"https://cs.gmu.edu/~eclab/projects/ecj/","author":[{"literal":"Sean Luke"},{"literal":"Eric O. Scott"},{"literal":"Liviu Panait"},{"literal":"Gabriel Balan"},{"literal":"Sean Paus"}],"accessed":{"date-parts":[["2020",8,5]]},"issued":{"date-parts":[["2020"]]}}}],"schema":"https://github.com/citation-style-language/schema/raw/master/csl-citation.json"} </w:instrText>
      </w:r>
      <w:r w:rsidR="00067D4A" w:rsidRPr="003F0276">
        <w:fldChar w:fldCharType="separate"/>
      </w:r>
      <w:r w:rsidR="00067D4A" w:rsidRPr="003F0276">
        <w:t>(Scott &amp; Luke, 2019; Sean Luke et al., 2020)</w:t>
      </w:r>
      <w:r w:rsidR="00067D4A" w:rsidRPr="003F0276">
        <w:fldChar w:fldCharType="end"/>
      </w:r>
      <w:r w:rsidRPr="003F0276">
        <w:t xml:space="preserve">. It is mainly used for evolutionary algorithms. The examples given above are well known, but many other such sets of test functions exist which are not necessarily well documented or recognized </w:t>
      </w:r>
      <w:r w:rsidR="00067D4A" w:rsidRPr="003F0276">
        <w:fldChar w:fldCharType="begin"/>
      </w:r>
      <w:r w:rsidR="00C3436D">
        <w:instrText xml:space="preserve"> ADDIN ZOTERO_ITEM CSL_CITATION {"citationID":"udkeJFia","properties":{"formattedCitation":"(Andrei, 2008; Auger &amp; Hansen, 2005; {\\i{}GEATbx - Genetic and Evolutionary Algorithms Toolbox in Matlab - Main Page}, n.d.; {\\i{}Kaj Madsen - Head of Department\\uc0\\u8226{}DTU Informatics}, n.d.; Mishra, 2006)","plainCitation":"(Andrei, 2008; Auger &amp; Hansen, 2005; GEATbx - Genetic and Evolutionary Algorithms Toolbox in Matlab - Main Page, n.d.; Kaj Madsen - Head of Department•DTU Informatics, n.d.; Mishra, 2006)","noteIndex":0},"citationItems":[{"id":56,"uris":["http://zotero.org/users/5028357/items/ITINLTFA"],"uri":["http://zotero.org/users/5028357/items/ITINLTFA"],"itemData":{"id":56,"type":"article-journal","abstract":"A collection of unconstrained optimization test functions is presented. The purpose of this collection is to give to the optimization community a large number of general test functions to be used in testing the unconstrained optimization algorithms and comparisons studies. For each function we give its algebraic expression and the standard initial point. Some of the test fnctions are from the CUTE collection established by Bongartz, Conn, Gould and Toint, [1995], others are from Moré, Garbow and Hillstrom, [1981], Himmelblau [1972] or from some other papers or technical reports.","container-title":"Adv. Model. Optim.","journalAbbreviation":"Adv. Model. Optim.","source":"ResearchGate","title":"An unconstrained optimization test functions collection","volume":"10","author":[{"family":"Andrei","given":"Neculai"}],"issued":{"date-parts":[["2008",1,1]]}}},{"id":91,"uris":["http://zotero.org/users/5028357/items/729AKIYU"],"uri":["http://zotero.org/users/5028357/items/729AKIYU"],"itemData":{"id":91,"type":"paper-conference","abstract":"One natural question when testing performance of global optimization algorithm is: how performances compare to a restart local search algorithm. One purpose of this paper is to provide results for such comparisons. To this end, the performances of a restart (advanced) local-search strategy, the CMA-ES with small initial step-size, are investigated on the 25 functions of the CEC 2005 real-parameter optimization test suit. The second aim is to clarify the theoretical background of the performance criterion proposed to quantitatively compare the search algorithms. The theoretical analysis allows us to generalize the criterion proposed and to define a new criterion that can be applied more appropriate in a different context.","DOI":"10.1109/CEC.2005.1554903","event":"2005 IEEE Congress on Evolutionary Computation, IEEE CEC 2005. Proceedings","page":"1777-1784","source":"ResearchGate","title":"Performance evaluation of an advanced local search evolutionary algorithm","volume":"2","author":[{"family":"Auger","given":"Anne"},{"family":"Hansen","given":"Nikolaus"}],"issued":{"date-parts":[["2005",1,1]]}}},{"id":55,"uris":["http://zotero.org/users/5028357/items/G3JW529B"],"uri":["http://zotero.org/users/5028357/items/G3JW529B"],"itemData":{"id":55,"type":"webpage","title":"GEATbx - Genetic and Evolutionary Algorithms Toolbox in Matlab - Main Page","URL":"http://www.geatbx.com/","accessed":{"date-parts":[["2020",7,31]]}}},{"id":54,"uris":["http://zotero.org/users/5028357/items/XAMVBW2Y"],"uri":["http://zotero.org/users/5028357/items/XAMVBW2Y"],"itemData":{"id":54,"type":"webpage","title":"Kaj Madsen - Head of Department•DTU Informatics","URL":"http://www2.imm.dtu.dk/~kajm/Test_ex_forms/test_ex.html","accessed":{"date-parts":[["2020",7,31]]}}},{"id":52,"uris":["http://zotero.org/users/5028357/items/CHR8GK3B"],"uri":["http://zotero.org/users/5028357/items/CHR8GK3B"],"itemData":{"id":52,"type":"report","abstract":"In this paper we compare the performance of the Barter method, a newly introduced population-based (stochastic) heuristic to search the global optimum of a (continuous) multi-modal function, with that of two other well-established and very powerful methods, namely, the Simulated Annealing (SA) and the Differential Evolution (DE) methods of global optimization.","event-place":"Rochester, NY","genre":"SSRN Scholarly Paper","language":"en","note":"DOI: 10.2139/ssrn.941630","number":"ID 941630","publisher":"Social Science Research Network","publisher-place":"Rochester, NY","source":"papers.ssrn.com","title":"Performance of the Barter, the Differential Evolution and the Simulated Annealing Methods of Global Optimization on Some New and Some Old Test Functions","URL":"https://papers.ssrn.com/abstract=941630","author":[{"family":"Mishra","given":"Sudhanshu K."}],"accessed":{"date-parts":[["2020",7,31]]},"issued":{"date-parts":[["2006",11,1]]}}}],"schema":"https://github.com/citation-style-language/schema/raw/master/csl-citation.json"} </w:instrText>
      </w:r>
      <w:r w:rsidR="00067D4A" w:rsidRPr="003F0276">
        <w:fldChar w:fldCharType="separate"/>
      </w:r>
      <w:r w:rsidR="00067D4A" w:rsidRPr="003F0276">
        <w:t xml:space="preserve">(Andrei, 2008; Auger &amp; Hansen, 2005; </w:t>
      </w:r>
      <w:r w:rsidR="00067D4A" w:rsidRPr="003F0276">
        <w:rPr>
          <w:i/>
          <w:iCs/>
        </w:rPr>
        <w:t>GEATbx - Genetic and Evolutionary Algorithms Toolbox in Matlab - Main Page</w:t>
      </w:r>
      <w:r w:rsidR="00067D4A" w:rsidRPr="003F0276">
        <w:t xml:space="preserve">, n.d.; </w:t>
      </w:r>
      <w:r w:rsidR="00067D4A" w:rsidRPr="003F0276">
        <w:rPr>
          <w:i/>
          <w:iCs/>
        </w:rPr>
        <w:t>Kaj Madsen - Head of Department•DTU Informatics</w:t>
      </w:r>
      <w:r w:rsidR="00067D4A" w:rsidRPr="003F0276">
        <w:t>, n.d.; Mishra, 2006)</w:t>
      </w:r>
      <w:r w:rsidR="00067D4A" w:rsidRPr="003F0276">
        <w:fldChar w:fldCharType="end"/>
      </w:r>
      <w:r w:rsidRPr="003F0276">
        <w:t xml:space="preserve">. </w:t>
      </w:r>
      <w:r w:rsidR="001D52E0">
        <w:t>F</w:t>
      </w:r>
      <w:r w:rsidR="001D52E0" w:rsidRPr="003F0276">
        <w:t>or this research</w:t>
      </w:r>
      <w:r w:rsidR="001D52E0">
        <w:t>,</w:t>
      </w:r>
      <w:r w:rsidR="001D52E0" w:rsidRPr="003F0276">
        <w:t xml:space="preserve"> </w:t>
      </w:r>
      <w:r w:rsidR="001D52E0">
        <w:t>t</w:t>
      </w:r>
      <w:r w:rsidRPr="003F0276">
        <w:t xml:space="preserve">hese test functions will be useful as building blocks of the framework being implemented. </w:t>
      </w:r>
    </w:p>
    <w:p w14:paraId="177975A1" w14:textId="77777777" w:rsidR="00F94CBA" w:rsidRPr="003F0276" w:rsidRDefault="00F94CBA" w:rsidP="00B20EDD">
      <w:pPr>
        <w:pStyle w:val="Standard"/>
        <w:spacing w:line="240" w:lineRule="auto"/>
      </w:pPr>
    </w:p>
    <w:p w14:paraId="29A26BBE" w14:textId="70C45AB1" w:rsidR="00F94CBA" w:rsidRPr="003F0276" w:rsidRDefault="00705201">
      <w:pPr>
        <w:pStyle w:val="Standard"/>
      </w:pPr>
      <w:r w:rsidRPr="003F0276">
        <w:t xml:space="preserve">Despite the widespread use of benchmark functions, their simple use without a rigorous experiment design with statistical analysis is discouraged because they do not produce reproducible results due to the stochastic nature of the algorithms being tested </w:t>
      </w:r>
      <w:r w:rsidR="00067D4A" w:rsidRPr="003F0276">
        <w:fldChar w:fldCharType="begin"/>
      </w:r>
      <w:r w:rsidR="00C3436D">
        <w:instrText xml:space="preserve"> ADDIN ZOTERO_ITEM CSL_CITATION {"citationID":"jQq9W4oU","properties":{"formattedCitation":"(Brownlee,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067D4A" w:rsidRPr="003F0276">
        <w:fldChar w:fldCharType="separate"/>
      </w:r>
      <w:r w:rsidR="00067D4A" w:rsidRPr="003F0276">
        <w:t>(Brownlee, 2007)</w:t>
      </w:r>
      <w:r w:rsidR="00067D4A" w:rsidRPr="003F0276">
        <w:fldChar w:fldCharType="end"/>
      </w:r>
      <w:r w:rsidRPr="003F0276">
        <w:t>. Brownlee advocates instead for more statistical analysis of the algorithm being tested on many test problems in a controlled setting</w:t>
      </w:r>
      <w:r w:rsidR="00F83D7B">
        <w:t>,</w:t>
      </w:r>
      <w:r w:rsidRPr="003F0276">
        <w:t xml:space="preserve"> and a </w:t>
      </w:r>
      <w:r w:rsidR="00207A68" w:rsidRPr="003F0276">
        <w:t>well-documented</w:t>
      </w:r>
      <w:r w:rsidRPr="003F0276">
        <w:t xml:space="preserve"> procedure is also advised to ensure the rigor of the experiment.</w:t>
      </w:r>
    </w:p>
    <w:p w14:paraId="570C3216" w14:textId="77777777" w:rsidR="00F94CBA" w:rsidRPr="003F0276" w:rsidRDefault="00F94CBA">
      <w:pPr>
        <w:pStyle w:val="Standard"/>
        <w:spacing w:line="240" w:lineRule="auto"/>
      </w:pPr>
    </w:p>
    <w:p w14:paraId="09EA5C93" w14:textId="133F54B4" w:rsidR="00F94CBA" w:rsidRDefault="00705201">
      <w:pPr>
        <w:pStyle w:val="Standard"/>
      </w:pPr>
      <w:r w:rsidRPr="003F0276">
        <w:lastRenderedPageBreak/>
        <w:t>As proposed in</w:t>
      </w:r>
      <w:r w:rsidR="00136720" w:rsidRPr="003F0276">
        <w:t xml:space="preserve"> </w:t>
      </w:r>
      <w:r w:rsidR="00136720" w:rsidRPr="003F0276">
        <w:fldChar w:fldCharType="begin"/>
      </w:r>
      <w:r w:rsidR="00C3436D">
        <w:instrText xml:space="preserve"> ADDIN ZOTERO_ITEM CSL_CITATION {"citationID":"mBfkE9Rc","properties":{"formattedCitation":"(Jamil &amp; Yang, 2013)","plainCitation":"(Jamil &amp; Yang, 2013)","noteIndex":0},"citationItems":[{"id":97,"uris":["http://zotero.org/users/5028357/items/TY5K5MRC"],"uri":["http://zotero.org/users/5028357/items/TY5K5MRC"],"itemData":{"id":97,"type":"article-journal","abstract":"Test functions are important to validate and compare the performance of optimization algorithms. There have been many test or benchmark functions reported in the literature; however, there is no standard list or set of benchmark functions. Ideally, test functions should have diverse properties so that can be truly useful to test new algorithms in an unbiased way. For this purpose, we have reviewed and compiled a rich set of 175 benchmark functions for unconstrained optimization problems with diverse properties in terms of modality, separability, and valley landscape. This is by far the most complete set of functions so far in the literature, and tt can be expected this complete set of functions can be used for validation of new optimization in the future.","container-title":"International Journal of Mathematical Modelling and Numerical Optimisation","DOI":"10.1504/IJMMNO.2013.055204","ISSN":"2040-3607, 2040-3615","issue":"2","journalAbbreviation":"IJMMNO","note":"arXiv: 1308.4008","page":"150","source":"arXiv.org","title":"A Literature Survey of Benchmark Functions For Global Optimization Problems","volume":"4","author":[{"family":"Jamil","given":"Momin"},{"family":"Yang","given":"Xin-She"}],"issued":{"date-parts":[["2013"]]}}}],"schema":"https://github.com/citation-style-language/schema/raw/master/csl-citation.json"} </w:instrText>
      </w:r>
      <w:r w:rsidR="00136720" w:rsidRPr="003F0276">
        <w:fldChar w:fldCharType="separate"/>
      </w:r>
      <w:r w:rsidR="00136720" w:rsidRPr="003F0276">
        <w:t>(Jamil &amp; Yang, 2013)</w:t>
      </w:r>
      <w:r w:rsidR="00136720" w:rsidRPr="003F0276">
        <w:fldChar w:fldCharType="end"/>
      </w:r>
      <w:r w:rsidRPr="003F0276">
        <w:t>, benchmark functions can be classified in the following terms</w:t>
      </w:r>
      <w:r w:rsidR="00A25E47">
        <w:t xml:space="preserve"> </w:t>
      </w:r>
      <w:r w:rsidR="00067D4A" w:rsidRPr="003F0276">
        <w:fldChar w:fldCharType="begin"/>
      </w:r>
      <w:r w:rsidR="00C3436D">
        <w:instrText xml:space="preserve"> ADDIN ZOTERO_ITEM CSL_CITATION {"citationID":"R9axDMhs","properties":{"formattedCitation":"(Jamil &amp; Yang, 2013)","plainCitation":"(Jamil &amp; Yang, 2013)","noteIndex":0},"citationItems":[{"id":97,"uris":["http://zotero.org/users/5028357/items/TY5K5MRC"],"uri":["http://zotero.org/users/5028357/items/TY5K5MRC"],"itemData":{"id":97,"type":"article-journal","abstract":"Test functions are important to validate and compare the performance of optimization algorithms. There have been many test or benchmark functions reported in the literature; however, there is no standard list or set of benchmark functions. Ideally, test functions should have diverse properties so that can be truly useful to test new algorithms in an unbiased way. For this purpose, we have reviewed and compiled a rich set of 175 benchmark functions for unconstrained optimization problems with diverse properties in terms of modality, separability, and valley landscape. This is by far the most complete set of functions so far in the literature, and tt can be expected this complete set of functions can be used for validation of new optimization in the future.","container-title":"International Journal of Mathematical Modelling and Numerical Optimisation","DOI":"10.1504/IJMMNO.2013.055204","ISSN":"2040-3607, 2040-3615","issue":"2","journalAbbreviation":"IJMMNO","note":"arXiv: 1308.4008","page":"150","source":"arXiv.org","title":"A Literature Survey of Benchmark Functions For Global Optimization Problems","volume":"4","author":[{"family":"Jamil","given":"Momin"},{"family":"Yang","given":"Xin-She"}],"issued":{"date-parts":[["2013"]]}}}],"schema":"https://github.com/citation-style-language/schema/raw/master/csl-citation.json"} </w:instrText>
      </w:r>
      <w:r w:rsidR="00067D4A" w:rsidRPr="003F0276">
        <w:fldChar w:fldCharType="separate"/>
      </w:r>
      <w:r w:rsidR="00067D4A" w:rsidRPr="003F0276">
        <w:t>(Jamil &amp; Yang, 2013)</w:t>
      </w:r>
      <w:r w:rsidR="00067D4A" w:rsidRPr="003F0276">
        <w:fldChar w:fldCharType="end"/>
      </w:r>
      <w:r w:rsidRPr="003F0276">
        <w:t xml:space="preserve">: </w:t>
      </w:r>
    </w:p>
    <w:p w14:paraId="651A6C85" w14:textId="77777777" w:rsidR="00A25E47" w:rsidRPr="003F0276" w:rsidRDefault="00A25E47" w:rsidP="00B20EDD">
      <w:pPr>
        <w:pStyle w:val="Standard"/>
        <w:spacing w:line="240" w:lineRule="auto"/>
      </w:pPr>
    </w:p>
    <w:p w14:paraId="7EEE1A10" w14:textId="1991BBCF" w:rsidR="00F94CBA" w:rsidRPr="003F0276" w:rsidRDefault="00705201">
      <w:pPr>
        <w:pStyle w:val="Standard"/>
        <w:numPr>
          <w:ilvl w:val="0"/>
          <w:numId w:val="22"/>
        </w:numPr>
        <w:ind w:left="794" w:hanging="397"/>
      </w:pPr>
      <w:r w:rsidRPr="003F0276">
        <w:rPr>
          <w:b/>
          <w:bCs/>
        </w:rPr>
        <w:t>Modality</w:t>
      </w:r>
      <w:r w:rsidRPr="003F0276">
        <w:t xml:space="preserve">: the number of peaks and valleys in the topology of the test function. This is relevant because the ambiguous peaks </w:t>
      </w:r>
      <w:r w:rsidR="00DC14C8" w:rsidRPr="003F0276">
        <w:t>tend</w:t>
      </w:r>
      <w:r w:rsidRPr="003F0276">
        <w:t xml:space="preserve"> to trap the algorithm toward a local minimum</w:t>
      </w:r>
      <w:r w:rsidR="00A25E47">
        <w:t xml:space="preserve"> (see Figure 3 and Figure 4)</w:t>
      </w:r>
      <w:r w:rsidRPr="003F0276">
        <w:t>.</w:t>
      </w:r>
    </w:p>
    <w:p w14:paraId="2DCEB8F4" w14:textId="77777777" w:rsidR="0039307B" w:rsidRPr="003F0276" w:rsidRDefault="0039307B" w:rsidP="00B20EDD">
      <w:pPr>
        <w:pStyle w:val="Standard"/>
        <w:keepNext/>
        <w:jc w:val="center"/>
      </w:pPr>
      <w:r w:rsidRPr="003F0276">
        <w:rPr>
          <w:noProof/>
        </w:rPr>
        <w:drawing>
          <wp:inline distT="0" distB="0" distL="0" distR="0" wp14:anchorId="51DE43AB" wp14:editId="4112A685">
            <wp:extent cx="4381500" cy="3159035"/>
            <wp:effectExtent l="19050" t="19050" r="19050" b="22860"/>
            <wp:docPr id="10" name="Picture 1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C8F515.tmp"/>
                    <pic:cNvPicPr/>
                  </pic:nvPicPr>
                  <pic:blipFill>
                    <a:blip r:embed="rId26">
                      <a:extLst>
                        <a:ext uri="{28A0092B-C50C-407E-A947-70E740481C1C}">
                          <a14:useLocalDpi xmlns:a14="http://schemas.microsoft.com/office/drawing/2010/main" val="0"/>
                        </a:ext>
                      </a:extLst>
                    </a:blip>
                    <a:stretch>
                      <a:fillRect/>
                    </a:stretch>
                  </pic:blipFill>
                  <pic:spPr>
                    <a:xfrm>
                      <a:off x="0" y="0"/>
                      <a:ext cx="4446889" cy="3206180"/>
                    </a:xfrm>
                    <a:prstGeom prst="rect">
                      <a:avLst/>
                    </a:prstGeom>
                    <a:ln>
                      <a:solidFill>
                        <a:schemeClr val="tx1"/>
                      </a:solidFill>
                    </a:ln>
                  </pic:spPr>
                </pic:pic>
              </a:graphicData>
            </a:graphic>
          </wp:inline>
        </w:drawing>
      </w:r>
    </w:p>
    <w:p w14:paraId="0E13C1C1" w14:textId="293A1942" w:rsidR="001822AD" w:rsidRPr="00B20EDD" w:rsidRDefault="0039307B" w:rsidP="00B20EDD">
      <w:pPr>
        <w:pStyle w:val="Caption"/>
        <w:jc w:val="center"/>
        <w:rPr>
          <w:lang w:val="en-CA"/>
        </w:rPr>
      </w:pPr>
      <w:bookmarkStart w:id="18" w:name="_Toc48164779"/>
      <w:r w:rsidRPr="00B20EDD">
        <w:rPr>
          <w:b/>
          <w:bCs w:val="0"/>
          <w:lang w:val="en-CA"/>
        </w:rPr>
        <w:t xml:space="preserve">Figure </w:t>
      </w:r>
      <w:r w:rsidRPr="00B20EDD">
        <w:rPr>
          <w:b/>
          <w:bCs w:val="0"/>
        </w:rPr>
        <w:fldChar w:fldCharType="begin"/>
      </w:r>
      <w:r w:rsidRPr="00B20EDD">
        <w:rPr>
          <w:b/>
          <w:bCs w:val="0"/>
          <w:lang w:val="en-CA"/>
        </w:rPr>
        <w:instrText xml:space="preserve"> SEQ Figure \* ARABIC </w:instrText>
      </w:r>
      <w:r w:rsidRPr="00B20EDD">
        <w:rPr>
          <w:b/>
          <w:bCs w:val="0"/>
        </w:rPr>
        <w:fldChar w:fldCharType="separate"/>
      </w:r>
      <w:r w:rsidR="00EB60C3">
        <w:rPr>
          <w:b/>
          <w:bCs w:val="0"/>
          <w:noProof/>
          <w:lang w:val="en-CA"/>
        </w:rPr>
        <w:t>3</w:t>
      </w:r>
      <w:r w:rsidRPr="00B20EDD">
        <w:rPr>
          <w:b/>
          <w:bCs w:val="0"/>
        </w:rPr>
        <w:fldChar w:fldCharType="end"/>
      </w:r>
      <w:r w:rsidRPr="00B20EDD">
        <w:rPr>
          <w:lang w:val="en-CA"/>
        </w:rPr>
        <w:t xml:space="preserve"> Multimodal </w:t>
      </w:r>
      <w:r w:rsidR="0093175F" w:rsidRPr="00B20EDD">
        <w:rPr>
          <w:lang w:val="en-CA"/>
        </w:rPr>
        <w:t>t</w:t>
      </w:r>
      <w:r w:rsidRPr="00B20EDD">
        <w:rPr>
          <w:lang w:val="en-CA"/>
        </w:rPr>
        <w:t xml:space="preserve">est </w:t>
      </w:r>
      <w:r w:rsidR="0093175F" w:rsidRPr="00B20EDD">
        <w:rPr>
          <w:lang w:val="en-CA"/>
        </w:rPr>
        <w:t>f</w:t>
      </w:r>
      <w:r w:rsidRPr="00B20EDD">
        <w:rPr>
          <w:lang w:val="en-CA"/>
        </w:rPr>
        <w:t xml:space="preserve">unction </w:t>
      </w:r>
      <w:r w:rsidR="0093175F" w:rsidRPr="00B20EDD">
        <w:rPr>
          <w:lang w:val="en-CA"/>
        </w:rPr>
        <w:t>e</w:t>
      </w:r>
      <w:r w:rsidRPr="00B20EDD">
        <w:rPr>
          <w:lang w:val="en-CA"/>
        </w:rPr>
        <w:t xml:space="preserve">xample: Six-Hump Camel </w:t>
      </w:r>
      <w:r w:rsidR="00830BFD">
        <w:rPr>
          <w:lang w:val="en-CA"/>
        </w:rPr>
        <w:br/>
      </w:r>
      <w:r w:rsidRPr="00B20EDD">
        <w:rPr>
          <w:lang w:val="en-CA"/>
        </w:rPr>
        <w:t xml:space="preserve">Back </w:t>
      </w:r>
      <w:r w:rsidRPr="003F0276">
        <w:fldChar w:fldCharType="begin"/>
      </w:r>
      <w:r w:rsidR="00C3436D">
        <w:rPr>
          <w:lang w:val="en-CA"/>
        </w:rPr>
        <w:instrText xml:space="preserve"> ADDIN ZOTERO_ITEM CSL_CITATION {"citationID":"jCQvym9W","properties":{"formattedCitation":"(Li et al., 2013)","plainCitation":"(Li et al., 2013)","noteIndex":0},"citationItems":[{"id":19,"uris":["http://zotero.org/users/5028357/items/XJ6ZI78M"],"uri":["http://zotero.org/users/5028357/items/XJ6ZI78M"],"itemData":{"id":19,"type":"article-journal","language":"en","page":"10","source":"Zotero","title":"Benchmark Functions for CEC’2013 Special Session and Competition on Niching Methods for Multimodal Function Optimization","author":[{"family":"Li","given":"Xiaodong"},{"family":"Engelbrecht","given":"Andries"},{"family":"Epitropakis","given":"Michael G"}],"issued":{"date-parts":[["2013"]]}}}],"schema":"https://github.com/citation-style-language/schema/raw/master/csl-citation.json"} </w:instrText>
      </w:r>
      <w:r w:rsidRPr="003F0276">
        <w:fldChar w:fldCharType="separate"/>
      </w:r>
      <w:r w:rsidRPr="00B20EDD">
        <w:rPr>
          <w:lang w:val="en-CA"/>
        </w:rPr>
        <w:t>(Li et al., 2013)</w:t>
      </w:r>
      <w:bookmarkEnd w:id="18"/>
      <w:r w:rsidRPr="003F0276">
        <w:fldChar w:fldCharType="end"/>
      </w:r>
    </w:p>
    <w:p w14:paraId="23F2CC67" w14:textId="34984A0F" w:rsidR="0039307B" w:rsidRPr="00B20EDD" w:rsidRDefault="0039307B" w:rsidP="0039307B">
      <w:pPr>
        <w:pStyle w:val="Standard"/>
        <w:rPr>
          <w:lang w:val="en-CA"/>
        </w:rPr>
      </w:pPr>
    </w:p>
    <w:p w14:paraId="0BD3824C" w14:textId="77777777" w:rsidR="0039307B" w:rsidRPr="003F0276" w:rsidRDefault="0039307B" w:rsidP="00B20EDD">
      <w:pPr>
        <w:pStyle w:val="Standard"/>
        <w:keepNext/>
        <w:jc w:val="center"/>
      </w:pPr>
      <w:r w:rsidRPr="003F0276">
        <w:rPr>
          <w:noProof/>
        </w:rPr>
        <w:lastRenderedPageBreak/>
        <w:drawing>
          <wp:inline distT="0" distB="0" distL="0" distR="0" wp14:anchorId="74AB24A2" wp14:editId="0629C75A">
            <wp:extent cx="4476750" cy="2769124"/>
            <wp:effectExtent l="19050" t="19050" r="19050" b="12700"/>
            <wp:docPr id="11" name="Picture 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C8D179.tmp"/>
                    <pic:cNvPicPr/>
                  </pic:nvPicPr>
                  <pic:blipFill>
                    <a:blip r:embed="rId27">
                      <a:extLst>
                        <a:ext uri="{28A0092B-C50C-407E-A947-70E740481C1C}">
                          <a14:useLocalDpi xmlns:a14="http://schemas.microsoft.com/office/drawing/2010/main" val="0"/>
                        </a:ext>
                      </a:extLst>
                    </a:blip>
                    <a:stretch>
                      <a:fillRect/>
                    </a:stretch>
                  </pic:blipFill>
                  <pic:spPr>
                    <a:xfrm>
                      <a:off x="0" y="0"/>
                      <a:ext cx="4516576" cy="2793759"/>
                    </a:xfrm>
                    <a:prstGeom prst="rect">
                      <a:avLst/>
                    </a:prstGeom>
                    <a:ln>
                      <a:solidFill>
                        <a:schemeClr val="tx1"/>
                      </a:solidFill>
                    </a:ln>
                  </pic:spPr>
                </pic:pic>
              </a:graphicData>
            </a:graphic>
          </wp:inline>
        </w:drawing>
      </w:r>
    </w:p>
    <w:p w14:paraId="41511B73" w14:textId="009121A6" w:rsidR="006A0BF5" w:rsidRPr="003F0276" w:rsidRDefault="0039307B" w:rsidP="0054428B">
      <w:pPr>
        <w:pStyle w:val="Caption"/>
        <w:spacing w:before="0" w:after="0"/>
        <w:jc w:val="center"/>
      </w:pPr>
      <w:bookmarkStart w:id="19" w:name="_Toc48164780"/>
      <w:r w:rsidRPr="00B20EDD">
        <w:rPr>
          <w:b/>
          <w:bCs w:val="0"/>
        </w:rPr>
        <w:t xml:space="preserve">Figure </w:t>
      </w:r>
      <w:r w:rsidRPr="00B20EDD">
        <w:rPr>
          <w:b/>
          <w:bCs w:val="0"/>
        </w:rPr>
        <w:fldChar w:fldCharType="begin"/>
      </w:r>
      <w:r w:rsidRPr="00B20EDD">
        <w:rPr>
          <w:b/>
          <w:bCs w:val="0"/>
        </w:rPr>
        <w:instrText xml:space="preserve"> SEQ Figure \* ARABIC </w:instrText>
      </w:r>
      <w:r w:rsidRPr="00B20EDD">
        <w:rPr>
          <w:b/>
          <w:bCs w:val="0"/>
        </w:rPr>
        <w:fldChar w:fldCharType="separate"/>
      </w:r>
      <w:r w:rsidR="00EB60C3">
        <w:rPr>
          <w:b/>
          <w:bCs w:val="0"/>
          <w:noProof/>
        </w:rPr>
        <w:t>4</w:t>
      </w:r>
      <w:r w:rsidRPr="00B20EDD">
        <w:rPr>
          <w:b/>
          <w:bCs w:val="0"/>
        </w:rPr>
        <w:fldChar w:fldCharType="end"/>
      </w:r>
      <w:r w:rsidRPr="003F0276">
        <w:t xml:space="preserve"> Unimodal </w:t>
      </w:r>
      <w:r w:rsidR="006C22CB">
        <w:t>t</w:t>
      </w:r>
      <w:r w:rsidRPr="003F0276">
        <w:t xml:space="preserve">est </w:t>
      </w:r>
      <w:r w:rsidR="006C22CB">
        <w:t>f</w:t>
      </w:r>
      <w:r w:rsidRPr="003F0276">
        <w:t xml:space="preserve">unction </w:t>
      </w:r>
      <w:r w:rsidR="006C22CB">
        <w:t>e</w:t>
      </w:r>
      <w:r w:rsidRPr="003F0276">
        <w:t xml:space="preserve">xample: Trid </w:t>
      </w:r>
      <w:r w:rsidRPr="003F0276">
        <w:rPr>
          <w:bCs w:val="0"/>
        </w:rPr>
        <w:fldChar w:fldCharType="begin"/>
      </w:r>
      <w:r w:rsidR="00C3436D">
        <w:instrText xml:space="preserve"> ADDIN ZOTERO_ITEM CSL_CITATION {"citationID":"IWfMgmWQ","properties":{"formattedCitation":"(A. Hedar\\uc0\\u8217{}s, n.d.)","plainCitation":"(A. Hedar’s, n.d.)","noteIndex":0},"citationItems":[{"id":18,"uris":["http://zotero.org/users/5028357/items/P27FFWHB"],"uri":["http://zotero.org/users/5028357/items/P27FFWHB"],"itemData":{"id":18,"type":"webpage","title":"Trid Function","URL":"http://www-optima.amp.i.kyoto-u.ac.jp/member/student/hedar/Hedar_files/TestGO_files/Page2904.htm","author":[{"literal":"A. Hedar's"}],"accessed":{"date-parts":[["2020",8,7]]}}}],"schema":"https://github.com/citation-style-language/schema/raw/master/csl-citation.json"} </w:instrText>
      </w:r>
      <w:r w:rsidRPr="003F0276">
        <w:rPr>
          <w:bCs w:val="0"/>
        </w:rPr>
        <w:fldChar w:fldCharType="separate"/>
      </w:r>
      <w:r w:rsidRPr="003F0276">
        <w:rPr>
          <w:szCs w:val="24"/>
        </w:rPr>
        <w:t>(A. Hedar’s, n.d.)</w:t>
      </w:r>
      <w:bookmarkEnd w:id="19"/>
      <w:r w:rsidRPr="003F0276">
        <w:rPr>
          <w:bCs w:val="0"/>
        </w:rPr>
        <w:fldChar w:fldCharType="end"/>
      </w:r>
    </w:p>
    <w:p w14:paraId="0F6ACD87" w14:textId="443669C5" w:rsidR="00F94CBA" w:rsidRPr="003F0276" w:rsidRDefault="00705201" w:rsidP="0039307B">
      <w:pPr>
        <w:pStyle w:val="Standard"/>
        <w:numPr>
          <w:ilvl w:val="0"/>
          <w:numId w:val="13"/>
        </w:numPr>
        <w:spacing w:before="240"/>
      </w:pPr>
      <w:r w:rsidRPr="003F0276">
        <w:rPr>
          <w:b/>
          <w:bCs/>
        </w:rPr>
        <w:t>Basins</w:t>
      </w:r>
      <w:r w:rsidRPr="003F0276">
        <w:t>: They are defined as a steep decline surrounding a large area. They can hamper the optimization process if the algorithm falls into a basin that leads to a local minimum.</w:t>
      </w:r>
      <w:r w:rsidR="0058468A" w:rsidRPr="003F0276">
        <w:t xml:space="preserve"> The following figure shows a graphical representation of a basin</w:t>
      </w:r>
      <w:r w:rsidR="00F83D7B">
        <w:t>.</w:t>
      </w:r>
    </w:p>
    <w:p w14:paraId="29C74F5B" w14:textId="6195C2AC" w:rsidR="006A0BF5" w:rsidRPr="003F0276" w:rsidRDefault="00A25E47" w:rsidP="00A25E47">
      <w:pPr>
        <w:pStyle w:val="Standard"/>
        <w:keepNext/>
        <w:spacing w:before="240"/>
        <w:jc w:val="center"/>
      </w:pPr>
      <w:r>
        <w:rPr>
          <w:noProof/>
        </w:rPr>
        <w:drawing>
          <wp:inline distT="0" distB="0" distL="0" distR="0" wp14:anchorId="49E2472B" wp14:editId="3E5F9B09">
            <wp:extent cx="4038600" cy="3278863"/>
            <wp:effectExtent l="19050" t="19050" r="1905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390" t="1862" r="5982"/>
                    <a:stretch/>
                  </pic:blipFill>
                  <pic:spPr bwMode="auto">
                    <a:xfrm>
                      <a:off x="0" y="0"/>
                      <a:ext cx="4058897" cy="32953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923E636" w14:textId="4A8E09EA" w:rsidR="006A0BF5" w:rsidRPr="003F0276" w:rsidRDefault="006A0BF5" w:rsidP="0054428B">
      <w:pPr>
        <w:pStyle w:val="Caption"/>
        <w:jc w:val="center"/>
      </w:pPr>
      <w:bookmarkStart w:id="20" w:name="_Toc48164781"/>
      <w:r w:rsidRPr="00B20EDD">
        <w:rPr>
          <w:b/>
          <w:bCs w:val="0"/>
        </w:rPr>
        <w:t xml:space="preserve">Figure </w:t>
      </w:r>
      <w:r w:rsidRPr="00B20EDD">
        <w:rPr>
          <w:b/>
          <w:bCs w:val="0"/>
        </w:rPr>
        <w:fldChar w:fldCharType="begin"/>
      </w:r>
      <w:r w:rsidRPr="00B20EDD">
        <w:rPr>
          <w:b/>
          <w:bCs w:val="0"/>
        </w:rPr>
        <w:instrText xml:space="preserve"> SEQ Figure \* ARABIC </w:instrText>
      </w:r>
      <w:r w:rsidRPr="00B20EDD">
        <w:rPr>
          <w:b/>
          <w:bCs w:val="0"/>
        </w:rPr>
        <w:fldChar w:fldCharType="separate"/>
      </w:r>
      <w:r w:rsidR="00EB60C3">
        <w:rPr>
          <w:b/>
          <w:bCs w:val="0"/>
          <w:noProof/>
        </w:rPr>
        <w:t>5</w:t>
      </w:r>
      <w:r w:rsidRPr="00B20EDD">
        <w:rPr>
          <w:b/>
          <w:bCs w:val="0"/>
        </w:rPr>
        <w:fldChar w:fldCharType="end"/>
      </w:r>
      <w:r w:rsidRPr="003F0276">
        <w:t xml:space="preserve"> </w:t>
      </w:r>
      <w:r w:rsidR="00A25E47">
        <w:t>Example of large basin in Rosenbrock’s function</w:t>
      </w:r>
      <w:bookmarkEnd w:id="20"/>
    </w:p>
    <w:p w14:paraId="04D6C4AE" w14:textId="77777777" w:rsidR="006A0BF5" w:rsidRPr="003F0276" w:rsidRDefault="006A0BF5" w:rsidP="00B20EDD">
      <w:pPr>
        <w:pStyle w:val="Standard"/>
        <w:spacing w:before="240" w:line="240" w:lineRule="auto"/>
      </w:pPr>
    </w:p>
    <w:p w14:paraId="0F5B754F" w14:textId="4D1E413D" w:rsidR="00F94CBA" w:rsidRPr="003F0276" w:rsidRDefault="00705201">
      <w:pPr>
        <w:pStyle w:val="Standard"/>
        <w:numPr>
          <w:ilvl w:val="0"/>
          <w:numId w:val="13"/>
        </w:numPr>
      </w:pPr>
      <w:r w:rsidRPr="003F0276">
        <w:rPr>
          <w:b/>
          <w:bCs/>
        </w:rPr>
        <w:t>Valleys</w:t>
      </w:r>
      <w:r w:rsidRPr="003F0276">
        <w:t xml:space="preserve">: </w:t>
      </w:r>
      <w:r w:rsidR="00013A9A" w:rsidRPr="003F0276">
        <w:t>Like</w:t>
      </w:r>
      <w:r w:rsidRPr="003F0276">
        <w:t xml:space="preserve"> geographical valleys, they can slow down the process when the algorithm gets </w:t>
      </w:r>
      <w:r w:rsidR="00F83D7B">
        <w:t>to</w:t>
      </w:r>
      <w:r w:rsidR="00F83D7B" w:rsidRPr="003F0276">
        <w:t xml:space="preserve"> </w:t>
      </w:r>
      <w:r w:rsidRPr="003F0276">
        <w:t xml:space="preserve">the bottom of the valley because this type of region usually does not provide local information that leads to the global solution. </w:t>
      </w:r>
      <w:r w:rsidR="001B2630" w:rsidRPr="003F0276">
        <w:fldChar w:fldCharType="begin"/>
      </w:r>
      <w:r w:rsidR="001B2630" w:rsidRPr="003F0276">
        <w:instrText xml:space="preserve"> REF _Ref47730468 \h </w:instrText>
      </w:r>
      <w:r w:rsidR="003F0276">
        <w:instrText xml:space="preserve"> \* MERGEFORMAT </w:instrText>
      </w:r>
      <w:r w:rsidR="001B2630" w:rsidRPr="003F0276">
        <w:fldChar w:fldCharType="separate"/>
      </w:r>
      <w:r w:rsidR="000E7B34" w:rsidRPr="000E7B34">
        <w:t xml:space="preserve">Figure </w:t>
      </w:r>
      <w:r w:rsidR="000E7B34" w:rsidRPr="000E7B34">
        <w:rPr>
          <w:noProof/>
        </w:rPr>
        <w:t>6</w:t>
      </w:r>
      <w:r w:rsidR="001B2630" w:rsidRPr="003F0276">
        <w:fldChar w:fldCharType="end"/>
      </w:r>
      <w:r w:rsidR="001B2630" w:rsidRPr="003F0276">
        <w:t xml:space="preserve"> </w:t>
      </w:r>
      <w:r w:rsidR="00DB0FEC">
        <w:t>shows</w:t>
      </w:r>
      <w:r w:rsidRPr="003F0276">
        <w:t xml:space="preserve"> two valleys running parallel to the </w:t>
      </w:r>
      <w:r w:rsidR="00DB0FEC">
        <w:t>coordinate</w:t>
      </w:r>
      <w:r w:rsidR="00DB0FEC" w:rsidRPr="003F0276">
        <w:t xml:space="preserve"> </w:t>
      </w:r>
      <w:r w:rsidRPr="003F0276">
        <w:t>axes</w:t>
      </w:r>
      <w:r w:rsidR="00F83D7B">
        <w:t>.</w:t>
      </w:r>
    </w:p>
    <w:p w14:paraId="6DFFEEA9" w14:textId="77777777" w:rsidR="00F7316F" w:rsidRPr="003F0276" w:rsidRDefault="00F7316F" w:rsidP="00B20EDD">
      <w:pPr>
        <w:pStyle w:val="Standard"/>
        <w:keepNext/>
        <w:ind w:left="720"/>
        <w:jc w:val="center"/>
      </w:pPr>
      <w:r w:rsidRPr="003F0276">
        <w:rPr>
          <w:noProof/>
        </w:rPr>
        <w:drawing>
          <wp:inline distT="0" distB="0" distL="0" distR="0" wp14:anchorId="0BA21D67" wp14:editId="6896BFCB">
            <wp:extent cx="3924300" cy="2971801"/>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72946" cy="3008640"/>
                    </a:xfrm>
                    <a:prstGeom prst="rect">
                      <a:avLst/>
                    </a:prstGeom>
                    <a:ln>
                      <a:solidFill>
                        <a:schemeClr val="tx1"/>
                      </a:solidFill>
                    </a:ln>
                  </pic:spPr>
                </pic:pic>
              </a:graphicData>
            </a:graphic>
          </wp:inline>
        </w:drawing>
      </w:r>
    </w:p>
    <w:p w14:paraId="35BADA3E" w14:textId="2C250B1E" w:rsidR="00AB5F1C" w:rsidRDefault="00F7316F" w:rsidP="0054428B">
      <w:pPr>
        <w:pStyle w:val="Standard"/>
        <w:ind w:left="720"/>
        <w:jc w:val="center"/>
        <w:rPr>
          <w:bCs/>
        </w:rPr>
      </w:pPr>
      <w:bookmarkStart w:id="21" w:name="_Ref47730468"/>
      <w:bookmarkStart w:id="22" w:name="_Toc48164782"/>
      <w:r w:rsidRPr="00B20EDD">
        <w:rPr>
          <w:b/>
        </w:rPr>
        <w:t xml:space="preserve">Figure </w:t>
      </w:r>
      <w:r w:rsidRPr="00B20EDD">
        <w:rPr>
          <w:b/>
        </w:rPr>
        <w:fldChar w:fldCharType="begin"/>
      </w:r>
      <w:r w:rsidRPr="00B20EDD">
        <w:rPr>
          <w:b/>
        </w:rPr>
        <w:instrText xml:space="preserve"> SEQ Figure \* ARABIC </w:instrText>
      </w:r>
      <w:r w:rsidRPr="00B20EDD">
        <w:rPr>
          <w:b/>
        </w:rPr>
        <w:fldChar w:fldCharType="separate"/>
      </w:r>
      <w:r w:rsidR="00EB60C3">
        <w:rPr>
          <w:b/>
          <w:noProof/>
        </w:rPr>
        <w:t>6</w:t>
      </w:r>
      <w:r w:rsidRPr="00B20EDD">
        <w:rPr>
          <w:b/>
        </w:rPr>
        <w:fldChar w:fldCharType="end"/>
      </w:r>
      <w:bookmarkEnd w:id="21"/>
      <w:r w:rsidRPr="003F0276">
        <w:t xml:space="preserve"> Example of the Topology of a Benchmarking Test </w:t>
      </w:r>
      <w:r w:rsidR="00830BFD">
        <w:br/>
      </w:r>
      <w:r w:rsidRPr="003F0276">
        <w:t xml:space="preserve">Function </w:t>
      </w:r>
      <w:r w:rsidRPr="003F0276">
        <w:rPr>
          <w:bCs/>
        </w:rPr>
        <w:fldChar w:fldCharType="begin"/>
      </w:r>
      <w:r w:rsidR="00C3436D">
        <w:instrText xml:space="preserve"> ADDIN ZOTERO_ITEM CSL_CITATION {"citationID":"LK45CVzn","properties":{"formattedCitation":"(Tsang, 2018)","plainCitation":"(Tsang, 2018)","noteIndex":0},"citationItems":[{"id":49,"uris":["http://zotero.org/users/5028357/items/A75C8P79"],"uri":["http://zotero.org/users/5028357/items/A75C8P79"],"itemData":{"id":49,"type":"paper-conference","abstract":"The concept of Basin of Attraction (BOA)from the theory of dynamical systems can be applied to evaluate the robustness of a deterministic optimization algorithm. For an objective function with many local minima, a large BOA with smooth boundaries associated with the global minimum is an important indicator for the robustness of the optimization algorithm. In this paper, numerical examples of BOA for canned commercial optimizer: fmincon in MATLAB's toolbox (Sequential Quadratic Programming, sqp, and Interior-Point Algorithm)are given as illustrations of how BOA can be used as a tool to compare the robustness of optimization algorithms. We also showed in an example of machine learning application, spurious local minima often appear with more training data are added, and these spurious local minima have nothing to do with the legitimate solution. Finally, three different types of quantitative measure of the robustness of an optimization algorithm based on the basin boundaries are proposed.","container-title":"2018 14th International Conference on Natural Computation, Fuzzy Systems and Knowledge Discovery (ICNC-FSKD)","DOI":"10.1109/FSKD.2018.8686850","event":"2018 14th International Conference on Natural Computation, Fuzzy Systems and Knowledge Discovery (ICNC-FSKD)","page":"133-137","source":"IEEE Xplore","title":"Basin of Attraction as a measure of robustness of an optimization algorithm","author":[{"family":"Tsang","given":"Ken K.T."}],"issued":{"date-parts":[["2018",7]]}}}],"schema":"https://github.com/citation-style-language/schema/raw/master/csl-citation.json"} </w:instrText>
      </w:r>
      <w:r w:rsidRPr="003F0276">
        <w:rPr>
          <w:bCs/>
        </w:rPr>
        <w:fldChar w:fldCharType="separate"/>
      </w:r>
      <w:r w:rsidRPr="003F0276">
        <w:t>(Tsang, 2018)</w:t>
      </w:r>
      <w:bookmarkEnd w:id="22"/>
      <w:r w:rsidRPr="003F0276">
        <w:rPr>
          <w:bCs/>
        </w:rPr>
        <w:fldChar w:fldCharType="end"/>
      </w:r>
    </w:p>
    <w:p w14:paraId="0139A116" w14:textId="77777777" w:rsidR="00AB5F1C" w:rsidRPr="00AB5F1C" w:rsidRDefault="00AB5F1C" w:rsidP="00AB5F1C">
      <w:pPr>
        <w:pStyle w:val="Standard"/>
        <w:ind w:left="720"/>
      </w:pPr>
    </w:p>
    <w:p w14:paraId="42B01331" w14:textId="5E522972" w:rsidR="00F94CBA" w:rsidRPr="003F0276" w:rsidRDefault="00705201">
      <w:pPr>
        <w:pStyle w:val="Standard"/>
        <w:numPr>
          <w:ilvl w:val="0"/>
          <w:numId w:val="13"/>
        </w:numPr>
      </w:pPr>
      <w:r w:rsidRPr="003F0276">
        <w:rPr>
          <w:b/>
          <w:bCs/>
        </w:rPr>
        <w:t>Separability</w:t>
      </w:r>
      <w:r w:rsidRPr="003F0276">
        <w:t xml:space="preserve">: A measure of how difficult the test function is to solve. Separable functions are more linear than less separable ones. </w:t>
      </w:r>
      <w:r w:rsidR="00F83D7B">
        <w:t xml:space="preserve">Equation 2.1 </w:t>
      </w:r>
      <w:r w:rsidRPr="003F0276">
        <w:t>expresses the requirement for a function to be considered separable where</w:t>
      </w:r>
      <w:r w:rsidR="006A17A0" w:rsidRPr="003F0276">
        <w:t xml:space="preserve"> </w:t>
      </w:r>
      <m:oMath>
        <m:r>
          <w:rPr>
            <w:rFonts w:ascii="Cambria Math" w:hAnsi="Cambria Math"/>
          </w:rPr>
          <m:t>x</m:t>
        </m:r>
      </m:oMath>
      <w:r w:rsidRPr="003F0276">
        <w:t xml:space="preserve"> represents one of the </w:t>
      </w:r>
      <w:r w:rsidR="00013A9A" w:rsidRPr="003F0276">
        <w:t>components</w:t>
      </w:r>
      <w:r w:rsidRPr="003F0276">
        <w:t xml:space="preserve"> of the vector</w:t>
      </w:r>
      <w:r w:rsidR="006A17A0" w:rsidRPr="003F0276">
        <w:t xml:space="preserve"> </w:t>
      </w:r>
      <m:oMath>
        <m:acc>
          <m:accPr>
            <m:chr m:val="̅"/>
            <m:ctrlPr>
              <w:rPr>
                <w:rFonts w:ascii="Cambria Math" w:hAnsi="Cambria Math"/>
                <w:i/>
              </w:rPr>
            </m:ctrlPr>
          </m:accPr>
          <m:e>
            <m:r>
              <w:rPr>
                <w:rFonts w:ascii="Cambria Math" w:hAnsi="Cambria Math"/>
              </w:rPr>
              <m:t>x</m:t>
            </m:r>
          </m:e>
        </m:acc>
      </m:oMath>
      <w:r w:rsidRPr="003F0276">
        <w:t>. Separable functions can, therefore, be optimized with respect to each of the input components separately while keeping the others constant</w:t>
      </w:r>
      <w:r w:rsidR="00013A9A" w:rsidRPr="003F0276">
        <w:t>. This</w:t>
      </w:r>
      <w:r w:rsidRPr="003F0276">
        <w:t xml:space="preserve"> greatly reduc</w:t>
      </w:r>
      <w:r w:rsidR="0057347A" w:rsidRPr="003F0276">
        <w:t>es</w:t>
      </w:r>
      <w:r w:rsidRPr="003F0276">
        <w:t xml:space="preserve"> the difficulty.</w:t>
      </w:r>
      <w:r w:rsidR="0047143A" w:rsidRPr="003F0276">
        <w:t xml:space="preserve"> </w:t>
      </w:r>
    </w:p>
    <w:p w14:paraId="77DD212E" w14:textId="401CD751" w:rsidR="00F94CBA" w:rsidRDefault="002E47E5" w:rsidP="00025C85">
      <w:pPr>
        <w:pStyle w:val="Standard"/>
        <w:jc w:val="right"/>
      </w:pPr>
      <m:oMath>
        <m:f>
          <m:fPr>
            <m:ctrlPr>
              <w:rPr>
                <w:rFonts w:ascii="Cambria Math" w:hAnsi="Cambria Math"/>
                <w:i/>
              </w:rPr>
            </m:ctrlPr>
          </m:fPr>
          <m:num>
            <m:r>
              <m:rPr>
                <m:sty m:val="p"/>
              </m:rPr>
              <w:rPr>
                <w:rFonts w:ascii="Cambria Math" w:hAnsi="Cambria Math"/>
              </w:rPr>
              <m:t>∂f(</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den>
        </m:f>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h(</m:t>
        </m:r>
        <m:acc>
          <m:accPr>
            <m:chr m:val="̅"/>
            <m:ctrlPr>
              <w:rPr>
                <w:rFonts w:ascii="Cambria Math" w:hAnsi="Cambria Math"/>
                <w:i/>
              </w:rPr>
            </m:ctrlPr>
          </m:accPr>
          <m:e>
            <m:r>
              <w:rPr>
                <w:rFonts w:ascii="Cambria Math" w:hAnsi="Cambria Math"/>
              </w:rPr>
              <m:t>x</m:t>
            </m:r>
          </m:e>
        </m:acc>
        <m:r>
          <w:rPr>
            <w:rFonts w:ascii="Cambria Math" w:hAnsi="Cambria Math"/>
          </w:rPr>
          <m:t>)</m:t>
        </m:r>
      </m:oMath>
      <w:r w:rsidR="00025C85" w:rsidRPr="003F0276">
        <w:tab/>
      </w:r>
      <w:r w:rsidR="00025C85" w:rsidRPr="003F0276">
        <w:tab/>
      </w:r>
      <w:r w:rsidR="00025C85" w:rsidRPr="003F0276">
        <w:tab/>
      </w:r>
      <w:r w:rsidR="00025C85" w:rsidRPr="003F0276">
        <w:tab/>
      </w:r>
      <w:r w:rsidR="00025C85" w:rsidRPr="003F0276">
        <w:tab/>
      </w:r>
      <w:r w:rsidR="00025C85" w:rsidRPr="003F0276">
        <w:tab/>
        <w:t>(2.1)</w:t>
      </w:r>
    </w:p>
    <w:p w14:paraId="2D7D2527" w14:textId="77777777" w:rsidR="00F15A4F" w:rsidRPr="003F0276" w:rsidRDefault="00F15A4F" w:rsidP="00B20EDD">
      <w:pPr>
        <w:pStyle w:val="Standard"/>
        <w:spacing w:line="240" w:lineRule="auto"/>
        <w:jc w:val="left"/>
      </w:pPr>
    </w:p>
    <w:p w14:paraId="70EB1511" w14:textId="19B557FC" w:rsidR="00F15A4F" w:rsidRPr="00B20EDD" w:rsidRDefault="00F15A4F" w:rsidP="00B20EDD">
      <w:pPr>
        <w:pStyle w:val="Standard"/>
        <w:numPr>
          <w:ilvl w:val="0"/>
          <w:numId w:val="32"/>
        </w:numPr>
      </w:pPr>
      <w:r w:rsidRPr="00B20EDD">
        <w:rPr>
          <w:b/>
          <w:bCs/>
        </w:rPr>
        <w:t>Dimensionality:</w:t>
      </w:r>
      <w:r>
        <w:t xml:space="preserve"> The number of components of the input vector of the objective function. The difficulty of a problem generally scales with its dimensionality (Jamil and Yang, 2013).</w:t>
      </w:r>
    </w:p>
    <w:p w14:paraId="5FE68DFE" w14:textId="77777777" w:rsidR="00F94CBA" w:rsidRPr="003F0276" w:rsidRDefault="00F94CBA">
      <w:pPr>
        <w:pStyle w:val="Standard"/>
      </w:pPr>
    </w:p>
    <w:p w14:paraId="2AE23087" w14:textId="31DD854B" w:rsidR="00F94CBA" w:rsidRDefault="00705201" w:rsidP="00D93602">
      <w:pPr>
        <w:pStyle w:val="Heading2"/>
      </w:pPr>
      <w:bookmarkStart w:id="23" w:name="_Toc48605297"/>
      <w:bookmarkStart w:id="24" w:name="__RefHeading___Toc68431_2605631916"/>
      <w:r w:rsidRPr="003F0276">
        <w:t>Programming Paradigms</w:t>
      </w:r>
      <w:bookmarkEnd w:id="23"/>
      <w:r w:rsidRPr="003F0276">
        <w:t xml:space="preserve"> </w:t>
      </w:r>
      <w:bookmarkEnd w:id="24"/>
    </w:p>
    <w:p w14:paraId="1A4F5D4C" w14:textId="77777777" w:rsidR="00F977EE" w:rsidRPr="00F977EE" w:rsidRDefault="00F977EE" w:rsidP="00B20EDD">
      <w:pPr>
        <w:pStyle w:val="Standard"/>
      </w:pPr>
    </w:p>
    <w:p w14:paraId="426C6A0F" w14:textId="2CD0A654" w:rsidR="00F94CBA" w:rsidRPr="003F0276" w:rsidRDefault="00705201">
      <w:pPr>
        <w:pStyle w:val="Standard"/>
      </w:pPr>
      <w:r w:rsidRPr="003F0276">
        <w:t xml:space="preserve">To implement the framework, a programming paradigm </w:t>
      </w:r>
      <w:r w:rsidR="009551A7" w:rsidRPr="003F0276">
        <w:t>must</w:t>
      </w:r>
      <w:r w:rsidRPr="003F0276">
        <w:t xml:space="preserve"> be selected. This section discusses </w:t>
      </w:r>
      <w:r w:rsidR="001245A9">
        <w:t>object-oriented programming (</w:t>
      </w:r>
      <w:r w:rsidRPr="003F0276">
        <w:t>OOP</w:t>
      </w:r>
      <w:r w:rsidR="001245A9">
        <w:t>)</w:t>
      </w:r>
      <w:r w:rsidRPr="003F0276">
        <w:t xml:space="preserve"> and the flow-based programming (FBP) paradigms and their applicability to this research. They both have their strengths and weaknesses which make them more appropriate for modeling some programs compared to others.</w:t>
      </w:r>
    </w:p>
    <w:p w14:paraId="542D9212" w14:textId="77777777" w:rsidR="00F94CBA" w:rsidRPr="003F0276" w:rsidRDefault="00F94CBA" w:rsidP="00B20EDD">
      <w:pPr>
        <w:pStyle w:val="Standard"/>
        <w:spacing w:line="240" w:lineRule="auto"/>
      </w:pPr>
    </w:p>
    <w:p w14:paraId="7349A775" w14:textId="3E72C606" w:rsidR="00F94CBA" w:rsidRPr="003F0276" w:rsidRDefault="00705201">
      <w:pPr>
        <w:pStyle w:val="Standard"/>
      </w:pPr>
      <w:r w:rsidRPr="003F0276">
        <w:t>OOP is a scheme in which the program is modeled as a collection of object types to be instantiated and which interact with one another via message passing</w:t>
      </w:r>
      <w:r w:rsidR="001245A9">
        <w:t xml:space="preserve"> </w:t>
      </w:r>
      <w:r w:rsidR="00067D4A" w:rsidRPr="003F0276">
        <w:fldChar w:fldCharType="begin"/>
      </w:r>
      <w:r w:rsidR="00C3436D">
        <w:instrText xml:space="preserve"> ADDIN ZOTERO_ITEM CSL_CITATION {"citationID":"mwiSUim9","properties":{"formattedCitation":"(Grady Booch et al., 2007)","plainCitation":"(Grady Booch et al., 2007)","noteIndex":0},"citationItems":[{"id":47,"uris":["http://zotero.org/users/5028357/items/ZQSHRIT4"],"uri":["http://zotero.org/users/5028357/items/ZQSHRIT4"],"itemData":{"id":47,"type":"book","abstract":"Object-Oriented Analysis and Design with Applications","language":"en","note":"source: www.pearson.com","title":"Object-Oriented Analysis and Design with Applications","URL":"https://www.pearson.com/us/higher-education/product/Booch-Object-Oriented-Analysis-and-Design-with-Applications-3rd-Edition/9780132797443.html","author":[{"literal":"Grady Booch"},{"literal":"Robert Maksimchuk"},{"literal":"Michael Engle"},{"literal":"Jim Conallen"},{"literal":"Kelli Houston"},{"literal":"Bobbi Young"}],"accessed":{"date-parts":[["2020",8,1]]},"issued":{"date-parts":[["2007"]]}}}],"schema":"https://github.com/citation-style-language/schema/raw/master/csl-citation.json"} </w:instrText>
      </w:r>
      <w:r w:rsidR="00067D4A" w:rsidRPr="003F0276">
        <w:fldChar w:fldCharType="separate"/>
      </w:r>
      <w:r w:rsidR="00067D4A" w:rsidRPr="003F0276">
        <w:t>(Grady Booch et al., 2007)</w:t>
      </w:r>
      <w:r w:rsidR="00067D4A" w:rsidRPr="003F0276">
        <w:fldChar w:fldCharType="end"/>
      </w:r>
      <w:r w:rsidRPr="003F0276">
        <w:t xml:space="preserve">. Message passing happens when an object is passed as </w:t>
      </w:r>
      <w:r w:rsidR="001245A9">
        <w:t xml:space="preserve">an </w:t>
      </w:r>
      <w:r w:rsidRPr="003F0276">
        <w:t>argument to another object’s methods or when an object’s method directly accesses the attributes of another object for which it has access rights. This approach to programming offers the convenience of organizing the components of the solution into well-defined classes that can be interchanged or modified easily. For example,</w:t>
      </w:r>
      <w:r w:rsidR="00702E23" w:rsidRPr="003F0276">
        <w:t xml:space="preserve"> </w:t>
      </w:r>
      <w:r w:rsidR="00702E23" w:rsidRPr="003F0276">
        <w:fldChar w:fldCharType="begin"/>
      </w:r>
      <w:r w:rsidR="00C3436D">
        <w:instrText xml:space="preserve"> ADDIN ZOTERO_ITEM CSL_CITATION {"citationID":"hKthpltJ","properties":{"formattedCitation":"(Brownlee, 2007)","plainCitation":"(Brownlee, 2007)","noteIndex":0},"citationItems":[{"id":85,"uris":["http://zotero.org/users/5028357/items/2CUSGL4V"],"uri":["http://zotero.org/users/5028357/items/2CUSGL4V"],"itemData":{"id":85,"type":"article-journal","abstract":"A pervasive problem in the field of optimization algorithms is the lack of meaningful and consistent algorithm benchmarking methodology. This includes but is not limited to issues of the selection of problem instances, the selection of algorithm specifications, the algorithm configuration parameters, and interpretation of results. The intention of this paper is to summarize the literature related to benchmarking optimization algorithms, with a focus on benchmarking in the face of the \"no free lunch\" theorem, and useful statistical tools for interpreting results. This context for this review is biologically inspired optimization algorithms applied to continuous function optimization, although the principles extend beyond these themes. When it comes to evaluating an optimization algorithm, every researcher has their own thoughts on the way it should be done. Unfortunately, many empirical evaluations of optimization algorithms are performed and reported without addressing basic experimental design considerations. Perhaps before an experimental methodology can be adopted, a researcher/practitioner may be paralyzed by the perceived pessimism of the no free lunch theorem that contends the futility of the benchmarking exercise. This work will provide a summary of the literature on experimental design and empirical algorithm comparison methodology. This summary will contain rules of thumb and perhaps the seeds of best practice when attempting to configure and compare optimization algorithms, specifically in the face of the no free lunch theorem. Section II will provide a terse summary of the no free lunch theorem for search and optimization, highlighting the generalized implications and the real-world considerations related to reporting benchmark results. Section III provides a review of the literature of benchmark methodology drawn primarily from the fields of optimization heuristics and evolutionary computation. Discussed in this section are 1) a summary of common problems and concerns when experimentally evaluating and reporting on algorithm results, 2) the imperative of tuning an algorithm before benchmarking, 3) issues related to selecting benchmark problem instances, specifically from the perspective of continuous function optimization, and 4) the concerns related to selecting useful measures of performance and the use of statistical methods for testing benchmark hypotheses. II. THE NO FREE LUNCH THEROEM","source":"ResearchGate","title":"A Note on Research Methodology and Benchmarking Optimization Algorithms","author":[{"family":"Brownlee","given":"J."}],"issued":{"date-parts":[["2007",1,1]]}}}],"schema":"https://github.com/citation-style-language/schema/raw/master/csl-citation.json"} </w:instrText>
      </w:r>
      <w:r w:rsidR="00702E23" w:rsidRPr="003F0276">
        <w:fldChar w:fldCharType="separate"/>
      </w:r>
      <w:r w:rsidR="00702E23" w:rsidRPr="003F0276">
        <w:t>(Brownlee, 2007)</w:t>
      </w:r>
      <w:r w:rsidR="00702E23" w:rsidRPr="003F0276">
        <w:fldChar w:fldCharType="end"/>
      </w:r>
      <w:r w:rsidRPr="003F0276">
        <w:t xml:space="preserve"> proposed the creation of algorithm and problem classes to represent the components of an optimization scheme </w:t>
      </w:r>
      <w:r w:rsidR="00067D4A" w:rsidRPr="003F0276">
        <w:fldChar w:fldCharType="begin"/>
      </w:r>
      <w:r w:rsidR="00C3436D">
        <w:instrText xml:space="preserve"> ADDIN ZOTERO_ITEM CSL_CITATION {"citationID":"OOxlpeM0","properties":{"formattedCitation":"(Grady Booch et al., 2007)","plainCitation":"(Grady Booch et al., 2007)","noteIndex":0},"citationItems":[{"id":47,"uris":["http://zotero.org/users/5028357/items/ZQSHRIT4"],"uri":["http://zotero.org/users/5028357/items/ZQSHRIT4"],"itemData":{"id":47,"type":"book","abstract":"Object-Oriented Analysis and Design with Applications","language":"en","note":"source: www.pearson.com","title":"Object-Oriented Analysis and Design with Applications","URL":"https://www.pearson.com/us/higher-education/product/Booch-Object-Oriented-Analysis-and-Design-with-Applications-3rd-Edition/9780132797443.html","author":[{"literal":"Grady Booch"},{"literal":"Robert Maksimchuk"},{"literal":"Michael Engle"},{"literal":"Jim Conallen"},{"literal":"Kelli Houston"},{"literal":"Bobbi Young"}],"accessed":{"date-parts":[["2020",8,1]]},"issued":{"date-parts":[["2007"]]}}}],"schema":"https://github.com/citation-style-language/schema/raw/master/csl-citation.json"} </w:instrText>
      </w:r>
      <w:r w:rsidR="00067D4A" w:rsidRPr="003F0276">
        <w:fldChar w:fldCharType="separate"/>
      </w:r>
      <w:r w:rsidR="00067D4A" w:rsidRPr="003F0276">
        <w:t>(Grady Booch et al., 2007)</w:t>
      </w:r>
      <w:r w:rsidR="00067D4A" w:rsidRPr="003F0276">
        <w:fldChar w:fldCharType="end"/>
      </w:r>
      <w:r w:rsidRPr="003F0276">
        <w:t>. This makes the framework very modular; enabling the swapping of algorithms and test functions with relative ease when performing experiments. A drawback of OOP is the issue with encapsulation</w:t>
      </w:r>
      <w:r w:rsidR="001245A9">
        <w:t xml:space="preserve"> </w:t>
      </w:r>
      <w:r w:rsidR="00067D4A" w:rsidRPr="003F0276">
        <w:fldChar w:fldCharType="begin"/>
      </w:r>
      <w:r w:rsidR="00C3436D">
        <w:instrText xml:space="preserve"> ADDIN ZOTERO_ITEM CSL_CITATION {"citationID":"6m52mPXI","properties":{"formattedCitation":"(Gamma et al., 1995)","plainCitation":"(Gamma et al., 1995)","noteIndex":0},"citationItems":[{"id":46,"uris":["http://zotero.org/users/5028357/items/B9BIWUAK"],"uri":["http://zotero.org/users/5028357/items/B9BIWUAK"],"itemData":{"id":46,"type":"article-journal","language":"en","page":"431","source":"Zotero","title":"Design Patterns : Elements of Reusable Object-Oriented Software","author":[{"family":"Gamma","given":"Erich"},{"family":"Helm","given":"Richard"},{"family":"Johnson","given":"Ralph"},{"family":"Vlissides","given":"John"}],"issued":{"date-parts":[["1995"]]}}}],"schema":"https://github.com/citation-style-language/schema/raw/master/csl-citation.json"} </w:instrText>
      </w:r>
      <w:r w:rsidR="00067D4A" w:rsidRPr="003F0276">
        <w:fldChar w:fldCharType="separate"/>
      </w:r>
      <w:r w:rsidR="00067D4A" w:rsidRPr="003F0276">
        <w:t>(Gamma et al., 1995)</w:t>
      </w:r>
      <w:r w:rsidR="00067D4A" w:rsidRPr="003F0276">
        <w:fldChar w:fldCharType="end"/>
      </w:r>
      <w:r w:rsidRPr="003F0276">
        <w:t xml:space="preserve">. Encapsulation defines the accessibility of object data to the various methods of the program. A common approach is to set all the attributes of a specific class as private and creating getter as well as setter methods to access the needed ones. The problem is that this approach is not always followed correctly, and alternative encapsulation schemes are often poorly supported by even the most powerful object-oriented languages like C++ </w:t>
      </w:r>
      <w:r w:rsidR="00067D4A" w:rsidRPr="003F0276">
        <w:fldChar w:fldCharType="begin"/>
      </w:r>
      <w:r w:rsidR="00C3436D">
        <w:instrText xml:space="preserve"> ADDIN ZOTERO_ITEM CSL_CITATION {"citationID":"Gdo5x0Du","properties":{"formattedCitation":"(Gamma et al., 1995)","plainCitation":"(Gamma et al., 1995)","noteIndex":0},"citationItems":[{"id":46,"uris":["http://zotero.org/users/5028357/items/B9BIWUAK"],"uri":["http://zotero.org/users/5028357/items/B9BIWUAK"],"itemData":{"id":46,"type":"article-journal","language":"en","page":"431","source":"Zotero","title":"Design Patterns : Elements of Reusable Object-Oriented Software","author":[{"family":"Gamma","given":"Erich"},{"family":"Helm","given":"Richard"},{"family":"Johnson","given":"Ralph"},{"family":"Vlissides","given":"John"}],"issued":{"date-parts":[["1995"]]}}}],"schema":"https://github.com/citation-style-language/schema/raw/master/csl-citation.json"} </w:instrText>
      </w:r>
      <w:r w:rsidR="00067D4A" w:rsidRPr="003F0276">
        <w:fldChar w:fldCharType="separate"/>
      </w:r>
      <w:r w:rsidR="00067D4A" w:rsidRPr="003F0276">
        <w:t>(Gamma et al., 1995)</w:t>
      </w:r>
      <w:r w:rsidR="00067D4A" w:rsidRPr="003F0276">
        <w:fldChar w:fldCharType="end"/>
      </w:r>
      <w:r w:rsidRPr="003F0276">
        <w:t>. For this reason, an OOP architecture can be rendered unnecessarily complex if the design of the program is not carefully considered.</w:t>
      </w:r>
    </w:p>
    <w:p w14:paraId="6BAA3B6C" w14:textId="77777777" w:rsidR="00F94CBA" w:rsidRPr="003F0276" w:rsidRDefault="00F94CBA" w:rsidP="00B20EDD">
      <w:pPr>
        <w:pStyle w:val="Standard"/>
        <w:spacing w:line="240" w:lineRule="auto"/>
      </w:pPr>
    </w:p>
    <w:p w14:paraId="7CB68B40" w14:textId="5D913426" w:rsidR="00F94CBA" w:rsidRPr="003F0276" w:rsidRDefault="00705201">
      <w:pPr>
        <w:pStyle w:val="Standard"/>
      </w:pPr>
      <w:r w:rsidRPr="003F0276">
        <w:t>FBP is a scheme which is centered around the flow of information inside the program. In fact, this scheme organizes processes in chains with data going through them one after the other performing computation units</w:t>
      </w:r>
      <w:r w:rsidR="001245A9">
        <w:t xml:space="preserve"> </w:t>
      </w:r>
      <w:r w:rsidR="00067D4A" w:rsidRPr="003F0276">
        <w:fldChar w:fldCharType="begin"/>
      </w:r>
      <w:r w:rsidR="00C3436D">
        <w:instrText xml:space="preserve"> ADDIN ZOTERO_ITEM CSL_CITATION {"citationID":"T7Fl5TkU","properties":{"formattedCitation":"(Grady Booch et al., 2007)","plainCitation":"(Grady Booch et al., 2007)","noteIndex":0},"citationItems":[{"id":47,"uris":["http://zotero.org/users/5028357/items/ZQSHRIT4"],"uri":["http://zotero.org/users/5028357/items/ZQSHRIT4"],"itemData":{"id":47,"type":"book","abstract":"Object-Oriented Analysis and Design with Applications","language":"en","note":"source: www.pearson.com","title":"Object-Oriented Analysis and Design with Applications","URL":"https://www.pearson.com/us/higher-education/product/Booch-Object-Oriented-Analysis-and-Design-with-Applications-3rd-Edition/9780132797443.html","author":[{"literal":"Grady Booch"},{"literal":"Robert Maksimchuk"},{"literal":"Michael Engle"},{"literal":"Jim Conallen"},{"literal":"Kelli Houston"},{"literal":"Bobbi Young"}],"accessed":{"date-parts":[["2020",8,1]]},"issued":{"date-parts":[["2007"]]}}}],"schema":"https://github.com/citation-style-language/schema/raw/master/csl-citation.json"} </w:instrText>
      </w:r>
      <w:r w:rsidR="00067D4A" w:rsidRPr="003F0276">
        <w:fldChar w:fldCharType="separate"/>
      </w:r>
      <w:r w:rsidR="00067D4A" w:rsidRPr="003F0276">
        <w:t>(Grady Booch et al., 2007)</w:t>
      </w:r>
      <w:r w:rsidR="00067D4A" w:rsidRPr="003F0276">
        <w:fldChar w:fldCharType="end"/>
      </w:r>
      <w:r w:rsidRPr="003F0276">
        <w:t>. This often requires the use of parallel computing</w:t>
      </w:r>
      <w:r w:rsidR="00F308EF" w:rsidRPr="003F0276">
        <w:t xml:space="preserve"> </w:t>
      </w:r>
      <w:r w:rsidR="00F308EF" w:rsidRPr="003F0276">
        <w:fldChar w:fldCharType="begin"/>
      </w:r>
      <w:r w:rsidR="00C3436D">
        <w:instrText xml:space="preserve"> ADDIN ZOTERO_ITEM CSL_CITATION {"citationID":"Mb1bnzqQ","properties":{"formattedCitation":"(Grady Booch et al., 2007)","plainCitation":"(Grady Booch et al., 2007)","noteIndex":0},"citationItems":[{"id":47,"uris":["http://zotero.org/users/5028357/items/ZQSHRIT4"],"uri":["http://zotero.org/users/5028357/items/ZQSHRIT4"],"itemData":{"id":47,"type":"book","abstract":"Object-Oriented Analysis and Design with Applications","language":"en","note":"source: www.pearson.com","title":"Object-Oriented Analysis and Design with Applications","URL":"https://www.pearson.com/us/higher-education/product/Booch-Object-Oriented-Analysis-and-Design-with-Applications-3rd-Edition/9780132797443.html","author":[{"literal":"Grady Booch"},{"literal":"Robert Maksimchuk"},{"literal":"Michael Engle"},{"literal":"Jim Conallen"},{"literal":"Kelli Houston"},{"literal":"Bobbi Young"}],"accessed":{"date-parts":[["2020",8,1]]},"issued":{"date-parts":[["2007"]]}}}],"schema":"https://github.com/citation-style-language/schema/raw/master/csl-citation.json"} </w:instrText>
      </w:r>
      <w:r w:rsidR="00F308EF" w:rsidRPr="003F0276">
        <w:fldChar w:fldCharType="separate"/>
      </w:r>
      <w:r w:rsidR="00F308EF" w:rsidRPr="003F0276">
        <w:t>(Grady Booch et al., 2007)</w:t>
      </w:r>
      <w:r w:rsidR="00F308EF" w:rsidRPr="003F0276">
        <w:fldChar w:fldCharType="end"/>
      </w:r>
      <w:r w:rsidR="001245A9">
        <w:t>,</w:t>
      </w:r>
      <w:r w:rsidRPr="003F0276">
        <w:t xml:space="preserve"> which improves the performance of large programs </w:t>
      </w:r>
      <w:r w:rsidRPr="003F0276">
        <w:lastRenderedPageBreak/>
        <w:t xml:space="preserve">compared to non-parallel computation programs by utilizing all the processing units available compared to single thread programs. Another advantage of this approach is that the computing units can be interchanged readily to improve the program or try alternative units. Weaknesses of this programming scheme is the complexity of timing the various parallel processes involved in the program so that they communicate effectively. In fact, errors in </w:t>
      </w:r>
      <w:r w:rsidR="001245A9">
        <w:t>these</w:t>
      </w:r>
      <w:r w:rsidR="001245A9" w:rsidRPr="003F0276">
        <w:t xml:space="preserve"> </w:t>
      </w:r>
      <w:r w:rsidRPr="003F0276">
        <w:t>type</w:t>
      </w:r>
      <w:r w:rsidR="001245A9">
        <w:t>s</w:t>
      </w:r>
      <w:r w:rsidRPr="003F0276">
        <w:t xml:space="preserve"> of programs are not easy to detect and would allow the program to keep running before failing under the right conditions. A famous example of this is the reset issue of the pathfinder Mars rover </w:t>
      </w:r>
      <w:r w:rsidR="00067D4A" w:rsidRPr="003F0276">
        <w:fldChar w:fldCharType="begin"/>
      </w:r>
      <w:r w:rsidR="00C3436D">
        <w:instrText xml:space="preserve"> ADDIN ZOTERO_ITEM CSL_CITATION {"citationID":"F6Mohff0","properties":{"formattedCitation":"(Durkin, 1997)","plainCitation":"(Durkin, 1997)","noteIndex":0},"citationItems":[{"id":45,"uris":["http://zotero.org/users/5028357/items/F8ZMW5FN"],"uri":["http://zotero.org/users/5028357/items/F8ZMW5FN"],"itemData":{"id":45,"type":"article-journal","language":"en","page":"3","source":"Zotero","title":"What the Media Couldn’t Tell You About Mars Pathfinder","author":[{"family":"Durkin","given":"Tom"}],"issued":{"date-parts":[["1997"]]}}}],"schema":"https://github.com/citation-style-language/schema/raw/master/csl-citation.json"} </w:instrText>
      </w:r>
      <w:r w:rsidR="00067D4A" w:rsidRPr="003F0276">
        <w:fldChar w:fldCharType="separate"/>
      </w:r>
      <w:r w:rsidR="00067D4A" w:rsidRPr="003F0276">
        <w:t>(Durkin, 1997)</w:t>
      </w:r>
      <w:r w:rsidR="00067D4A" w:rsidRPr="003F0276">
        <w:fldChar w:fldCharType="end"/>
      </w:r>
      <w:r w:rsidRPr="003F0276">
        <w:t xml:space="preserve"> </w:t>
      </w:r>
      <w:r w:rsidR="00067D4A" w:rsidRPr="003F0276">
        <w:fldChar w:fldCharType="begin"/>
      </w:r>
      <w:r w:rsidR="00C3436D">
        <w:instrText xml:space="preserve"> ADDIN ZOTERO_ITEM CSL_CITATION {"citationID":"RzHM19OY","properties":{"formattedCitation":"(Bertrand Meyer, 1997)","plainCitation":"(Bertrand Meyer, 1997)","noteIndex":0},"citationItems":[{"id":34,"uris":["http://zotero.org/users/5028357/items/VQUNTLLP"],"uri":["http://zotero.org/users/5028357/items/VQUNTLLP"],"itemData":{"id":34,"type":"book","title":"Object-Oriented Software Construction, Second Edition","URL":"https://archive.eiffel.com/doc/oosc/","author":[{"literal":"Bertrand Meyer"}],"accessed":{"date-parts":[["2020",8,1]]},"issued":{"date-parts":[["1997"]]}}}],"schema":"https://github.com/citation-style-language/schema/raw/master/csl-citation.json"} </w:instrText>
      </w:r>
      <w:r w:rsidR="00067D4A" w:rsidRPr="003F0276">
        <w:fldChar w:fldCharType="separate"/>
      </w:r>
      <w:r w:rsidR="00067D4A" w:rsidRPr="003F0276">
        <w:t>(Bertrand Meyer, 1997)</w:t>
      </w:r>
      <w:r w:rsidR="00067D4A" w:rsidRPr="003F0276">
        <w:fldChar w:fldCharType="end"/>
      </w:r>
      <w:r w:rsidRPr="003F0276">
        <w:t>. This means that special attention needs to be paid when correcting programs</w:t>
      </w:r>
      <w:r w:rsidR="00F308EF" w:rsidRPr="003F0276">
        <w:t xml:space="preserve"> based on the FBP paradigm</w:t>
      </w:r>
      <w:r w:rsidRPr="003F0276">
        <w:t xml:space="preserve"> to make sure that no errors have been made in their implementation.</w:t>
      </w:r>
      <w:r w:rsidR="00AB5F1C" w:rsidRPr="003F0276">
        <w:t xml:space="preserve"> </w:t>
      </w:r>
    </w:p>
    <w:p w14:paraId="02E5F2E5" w14:textId="12CA9738" w:rsidR="00272446" w:rsidRPr="003F0276" w:rsidRDefault="00272446" w:rsidP="00B20EDD">
      <w:pPr>
        <w:pStyle w:val="Standard"/>
        <w:spacing w:line="240" w:lineRule="auto"/>
      </w:pPr>
    </w:p>
    <w:p w14:paraId="6FA130C6" w14:textId="79F22740" w:rsidR="00272446" w:rsidRPr="003F0276" w:rsidRDefault="003E72FE">
      <w:pPr>
        <w:pStyle w:val="Standard"/>
      </w:pPr>
      <w:r w:rsidRPr="003F0276">
        <w:t xml:space="preserve">This chapter presented a review of the prior articles in the field of meta-heuristic benchmarking. Common challenges in getting meaningful and publishable results are outlined </w:t>
      </w:r>
      <w:r w:rsidR="001245A9">
        <w:t>and include</w:t>
      </w:r>
      <w:r w:rsidRPr="003F0276">
        <w:t xml:space="preserve"> issues of parameter selection, problem instance selection, and shortcomings in the application of solid statistical methods.  The existing techniques and recommendations </w:t>
      </w:r>
      <w:r w:rsidR="001245A9">
        <w:t>in</w:t>
      </w:r>
      <w:r w:rsidR="001245A9" w:rsidRPr="003F0276">
        <w:t xml:space="preserve"> </w:t>
      </w:r>
      <w:r w:rsidRPr="003F0276">
        <w:t xml:space="preserve">the literature to improve the quality of the results obtained from metaheuristic benchmarking studies </w:t>
      </w:r>
      <w:r w:rsidR="001245A9">
        <w:t>were</w:t>
      </w:r>
      <w:r w:rsidR="001245A9" w:rsidRPr="003F0276">
        <w:t xml:space="preserve"> </w:t>
      </w:r>
      <w:r w:rsidRPr="003F0276">
        <w:t>then addressed. Some of these recommendations are to pay attention to the experiment design to make sure that it follows the guidelines of scientific control studies, that the test problems be divided into classes with similar characteristics, and that the goals of benchmarking experiments as well as the metrics to be measured be carefully considered. It is also recommended to report all factors capable of influencing the results of the experiment</w:t>
      </w:r>
      <w:r w:rsidR="001245A9">
        <w:t>,</w:t>
      </w:r>
      <w:r w:rsidRPr="003F0276">
        <w:t xml:space="preserve"> like the runtime environment and the computer code. Possible programming paradigms for the implementation of the testing framework have also been presented: object-oriented and flow-oriented programming.</w:t>
      </w:r>
    </w:p>
    <w:p w14:paraId="7CE4D69B" w14:textId="7AF3A22A" w:rsidR="003E72FE" w:rsidRPr="003F0276" w:rsidRDefault="003E72FE">
      <w:pPr>
        <w:pStyle w:val="Standard"/>
        <w:sectPr w:rsidR="003E72FE" w:rsidRPr="003F0276" w:rsidSect="00D67EDD">
          <w:pgSz w:w="12240" w:h="15840"/>
          <w:pgMar w:top="2160" w:right="1077" w:bottom="1077" w:left="2160" w:header="1080" w:footer="0" w:gutter="0"/>
          <w:cols w:space="720"/>
        </w:sectPr>
      </w:pPr>
    </w:p>
    <w:p w14:paraId="434B705A" w14:textId="5141730F" w:rsidR="00F94CBA" w:rsidRDefault="000C54FD" w:rsidP="00A52840">
      <w:pPr>
        <w:pStyle w:val="Heading1"/>
      </w:pPr>
      <w:bookmarkStart w:id="25" w:name="__RefHeading___Toc6095_3778402420"/>
      <w:bookmarkStart w:id="26" w:name="_Toc48605298"/>
      <w:r w:rsidRPr="003F0276">
        <w:lastRenderedPageBreak/>
        <w:t>RESEARCH PLANNING</w:t>
      </w:r>
      <w:bookmarkEnd w:id="25"/>
      <w:bookmarkEnd w:id="26"/>
    </w:p>
    <w:p w14:paraId="3ED7FB44" w14:textId="77777777" w:rsidR="00DB6CD4" w:rsidRDefault="00DB6CD4">
      <w:pPr>
        <w:pStyle w:val="Standard"/>
        <w:rPr>
          <w:lang w:val="en-CA"/>
        </w:rPr>
      </w:pPr>
    </w:p>
    <w:p w14:paraId="73A3CFF9" w14:textId="6D3DE907" w:rsidR="00F94CBA" w:rsidRDefault="00705201">
      <w:pPr>
        <w:pStyle w:val="Standard"/>
        <w:rPr>
          <w:lang w:val="en-CA"/>
        </w:rPr>
      </w:pPr>
      <w:r w:rsidRPr="003F0276">
        <w:rPr>
          <w:lang w:val="en-CA"/>
        </w:rPr>
        <w:t>Th</w:t>
      </w:r>
      <w:r w:rsidR="00DB6CD4">
        <w:rPr>
          <w:lang w:val="en-CA"/>
        </w:rPr>
        <w:t>is section of the report presents</w:t>
      </w:r>
      <w:r w:rsidR="0063462D">
        <w:rPr>
          <w:lang w:val="en-CA"/>
        </w:rPr>
        <w:t xml:space="preserve"> an overview of the proposed research using </w:t>
      </w:r>
      <w:r w:rsidRPr="003F0276">
        <w:rPr>
          <w:lang w:val="en-CA"/>
        </w:rPr>
        <w:t xml:space="preserve">the Basili framework </w:t>
      </w:r>
      <w:r w:rsidR="00067D4A" w:rsidRPr="003F0276">
        <w:rPr>
          <w:lang w:val="en-CA"/>
        </w:rPr>
        <w:fldChar w:fldCharType="begin"/>
      </w:r>
      <w:r w:rsidR="00C3436D">
        <w:rPr>
          <w:lang w:val="en-CA"/>
        </w:rPr>
        <w:instrText xml:space="preserve"> ADDIN ZOTERO_ITEM CSL_CITATION {"citationID":"n1QLGWFh","properties":{"formattedCitation":"(Basili et al., 1986)","plainCitation":"(Basili et al., 1986)","noteIndex":0},"citationItems":[{"id":37,"uris":["http://zotero.org/users/5028357/items/MYXARZM9"],"uri":["http://zotero.org/users/5028357/items/MYXARZM9"],"itemData":{"id":37,"type":"article-journal","abstract":"A framework is presented for analyzing most of the experimental work performed in software engineering over the past several years. The framework of experimentation consists of four categories corresponding to phases of the experimentation process: definition, planning, operation, and interpretation. A variety of experiments are described within the framework and their contribution to the software engineering discipline is discussed. Some recommendations for the application of the experimental process in software engineering are included.","container-title":"IEEE Transactions on Software Engineering","DOI":"10.1109/TSE.1986.6312975","ISSN":"1939-3520","issue":"7","note":"event: IEEE Transactions on Software Engineering","page":"733-743","source":"IEEE Xplore","title":"Experimentation in software engineering","volume":"SE-12","author":[{"family":"Basili","given":"Victor R."},{"family":"Selby","given":"Richard W."},{"family":"Hutchens","given":"David H."}],"issued":{"date-parts":[["1986",7]]}}}],"schema":"https://github.com/citation-style-language/schema/raw/master/csl-citation.json"} </w:instrText>
      </w:r>
      <w:r w:rsidR="00067D4A" w:rsidRPr="003F0276">
        <w:rPr>
          <w:lang w:val="en-CA"/>
        </w:rPr>
        <w:fldChar w:fldCharType="separate"/>
      </w:r>
      <w:r w:rsidR="00067D4A" w:rsidRPr="003F0276">
        <w:t>(Basili et al., 1986)</w:t>
      </w:r>
      <w:r w:rsidR="00067D4A" w:rsidRPr="003F0276">
        <w:rPr>
          <w:lang w:val="en-CA"/>
        </w:rPr>
        <w:fldChar w:fldCharType="end"/>
      </w:r>
      <w:r w:rsidRPr="003F0276">
        <w:rPr>
          <w:lang w:val="en-CA"/>
        </w:rPr>
        <w:t xml:space="preserve"> </w:t>
      </w:r>
      <w:r w:rsidR="00067D4A" w:rsidRPr="003F0276">
        <w:rPr>
          <w:lang w:val="en-CA"/>
        </w:rPr>
        <w:fldChar w:fldCharType="begin"/>
      </w:r>
      <w:r w:rsidR="00C3436D">
        <w:rPr>
          <w:lang w:val="en-CA"/>
        </w:rPr>
        <w:instrText xml:space="preserve"> ADDIN ZOTERO_ITEM CSL_CITATION {"citationID":"6ggQvIP6","properties":{"formattedCitation":"(Bourque &amp; C\\uc0\\u244{}t\\uc0\\u233{}, 1991)","plainCitation":"(Bourque &amp; Côté, 1991)","noteIndex":0},"citationItems":[{"id":36,"uris":["http://zotero.org/users/5028357/items/ZBH5EJKK"],"uri":["http://zotero.org/users/5028357/items/ZBH5EJKK"],"itemData":{"id":36,"type":"article-journal","abstract":"This paper presents an experiment that was carried out to develop and statistically validate a model that estimates the number of lines of code in a system. The experiment, described using an experimentation frame-work, was conducted at three Canadian organizations. A linear model is developed for each of the two samples studied. These models are based on measurements taken on data flow diagrams. Statistical analysis reveals that the models produce sound estimates of the actual data (R2 = 0.724 and R2 = 0.563). Four evaluation criteria show that these models compare favorably to the other software-sizing models found in the literature.","container-title":"Journal of Systems and Software","DOI":"10.1016/0164-1212(91)90053-9","ISSN":"0164-1212","issue":"2","journalAbbreviation":"Journal of Systems and Software","language":"en","page":"159-172","source":"ScienceDirect","title":"An experiment in software sizing with structured analysis metrics","volume":"15","author":[{"family":"Bourque","given":"Pierre"},{"family":"Côté","given":"Vianney"}],"issued":{"date-parts":[["1991",5,1]]}}}],"schema":"https://github.com/citation-style-language/schema/raw/master/csl-citation.json"} </w:instrText>
      </w:r>
      <w:r w:rsidR="00067D4A" w:rsidRPr="003F0276">
        <w:rPr>
          <w:lang w:val="en-CA"/>
        </w:rPr>
        <w:fldChar w:fldCharType="separate"/>
      </w:r>
      <w:r w:rsidR="00067D4A" w:rsidRPr="003F0276">
        <w:t>(Bourque &amp; Côté, 1991)</w:t>
      </w:r>
      <w:r w:rsidR="00067D4A" w:rsidRPr="003F0276">
        <w:rPr>
          <w:lang w:val="en-CA"/>
        </w:rPr>
        <w:fldChar w:fldCharType="end"/>
      </w:r>
      <w:r w:rsidRPr="003F0276">
        <w:rPr>
          <w:lang w:val="en-CA"/>
        </w:rPr>
        <w:t xml:space="preserve">. </w:t>
      </w:r>
      <w:r w:rsidR="00175D74" w:rsidRPr="003F0276">
        <w:rPr>
          <w:lang w:val="en-CA"/>
        </w:rPr>
        <w:t>T</w:t>
      </w:r>
      <w:r w:rsidRPr="003F0276">
        <w:rPr>
          <w:lang w:val="en-CA"/>
        </w:rPr>
        <w:t xml:space="preserve">his </w:t>
      </w:r>
      <w:r w:rsidR="0063462D">
        <w:rPr>
          <w:lang w:val="en-CA"/>
        </w:rPr>
        <w:t xml:space="preserve">software engineering research planning </w:t>
      </w:r>
      <w:r w:rsidRPr="003F0276">
        <w:rPr>
          <w:lang w:val="en-CA"/>
        </w:rPr>
        <w:t>framework is</w:t>
      </w:r>
      <w:r w:rsidR="00175D74" w:rsidRPr="003F0276">
        <w:rPr>
          <w:lang w:val="en-CA"/>
        </w:rPr>
        <w:t xml:space="preserve"> particularly relevant</w:t>
      </w:r>
      <w:r w:rsidRPr="003F0276">
        <w:rPr>
          <w:lang w:val="en-CA"/>
        </w:rPr>
        <w:t xml:space="preserve"> </w:t>
      </w:r>
      <w:r w:rsidR="0063462D">
        <w:rPr>
          <w:lang w:val="en-CA"/>
        </w:rPr>
        <w:t xml:space="preserve">at this stage of the research </w:t>
      </w:r>
      <w:r w:rsidRPr="003F0276">
        <w:rPr>
          <w:lang w:val="en-CA"/>
        </w:rPr>
        <w:t xml:space="preserve">because it enables a </w:t>
      </w:r>
      <w:r w:rsidR="0063462D">
        <w:rPr>
          <w:lang w:val="en-CA"/>
        </w:rPr>
        <w:t>clear</w:t>
      </w:r>
      <w:r w:rsidRPr="003F0276">
        <w:rPr>
          <w:lang w:val="en-CA"/>
        </w:rPr>
        <w:t xml:space="preserve"> definition of the research subject as well as the activities that are necessary for its realization. It sets clear expectations for the activities </w:t>
      </w:r>
      <w:r w:rsidR="00175D74" w:rsidRPr="003F0276">
        <w:rPr>
          <w:lang w:val="en-CA"/>
        </w:rPr>
        <w:t>and the</w:t>
      </w:r>
      <w:r w:rsidRPr="003F0276">
        <w:rPr>
          <w:lang w:val="en-CA"/>
        </w:rPr>
        <w:t xml:space="preserve"> objectives that will be included or excluded from the research as well as a</w:t>
      </w:r>
      <w:r w:rsidR="006674F4">
        <w:rPr>
          <w:lang w:val="en-CA"/>
        </w:rPr>
        <w:t xml:space="preserve"> list of activities</w:t>
      </w:r>
      <w:r w:rsidRPr="003F0276">
        <w:rPr>
          <w:lang w:val="en-CA"/>
        </w:rPr>
        <w:t>.</w:t>
      </w:r>
    </w:p>
    <w:p w14:paraId="70F1E28D" w14:textId="77777777" w:rsidR="00BB64DA" w:rsidRPr="003F0276" w:rsidRDefault="00BB64DA" w:rsidP="00B20EDD">
      <w:pPr>
        <w:pStyle w:val="Standard"/>
        <w:spacing w:line="240" w:lineRule="auto"/>
        <w:rPr>
          <w:lang w:val="en-CA"/>
        </w:rPr>
      </w:pPr>
    </w:p>
    <w:p w14:paraId="6E6E86A7" w14:textId="12B8CD47" w:rsidR="00F94CBA" w:rsidRPr="003F0276" w:rsidRDefault="00705201">
      <w:pPr>
        <w:pStyle w:val="Standard"/>
        <w:rPr>
          <w:lang w:val="en-CA"/>
        </w:rPr>
      </w:pPr>
      <w:r w:rsidRPr="003F0276">
        <w:rPr>
          <w:lang w:val="en-CA"/>
        </w:rPr>
        <w:t xml:space="preserve">The research question will be addressed by designing, implementing and testing a </w:t>
      </w:r>
      <w:r w:rsidR="001245A9">
        <w:rPr>
          <w:lang w:val="en-CA"/>
        </w:rPr>
        <w:t>P</w:t>
      </w:r>
      <w:r w:rsidRPr="003F0276">
        <w:rPr>
          <w:lang w:val="en-CA"/>
        </w:rPr>
        <w:t xml:space="preserve">ython framework for metaheuristics benchmarking. The work is divided into four phases that encapsulate the activities and evolution of the research project. </w:t>
      </w:r>
      <w:r w:rsidR="00E72F44">
        <w:rPr>
          <w:lang w:val="en-CA"/>
        </w:rPr>
        <w:fldChar w:fldCharType="begin"/>
      </w:r>
      <w:r w:rsidR="00E72F44">
        <w:rPr>
          <w:lang w:val="en-CA"/>
        </w:rPr>
        <w:instrText xml:space="preserve"> REF _Ref48110951 \h </w:instrText>
      </w:r>
      <w:r w:rsidR="00E72F44">
        <w:rPr>
          <w:lang w:val="en-CA"/>
        </w:rPr>
      </w:r>
      <w:r w:rsidR="00E72F44">
        <w:rPr>
          <w:lang w:val="en-CA"/>
        </w:rPr>
        <w:fldChar w:fldCharType="separate"/>
      </w:r>
      <w:r w:rsidR="000E7B34" w:rsidRPr="00B20EDD">
        <w:rPr>
          <w:b/>
          <w:bCs/>
        </w:rPr>
        <w:t xml:space="preserve">Figure </w:t>
      </w:r>
      <w:r w:rsidR="000E7B34">
        <w:rPr>
          <w:b/>
          <w:bCs/>
          <w:noProof/>
        </w:rPr>
        <w:t>7</w:t>
      </w:r>
      <w:r w:rsidR="00E72F44">
        <w:rPr>
          <w:lang w:val="en-CA"/>
        </w:rPr>
        <w:fldChar w:fldCharType="end"/>
      </w:r>
      <w:r w:rsidR="001245A9">
        <w:rPr>
          <w:lang w:val="en-CA"/>
        </w:rPr>
        <w:t xml:space="preserve"> </w:t>
      </w:r>
      <w:r w:rsidRPr="003F0276">
        <w:rPr>
          <w:lang w:val="en-CA"/>
        </w:rPr>
        <w:t xml:space="preserve">shows a work breakdown structure </w:t>
      </w:r>
      <w:r w:rsidR="001245A9">
        <w:rPr>
          <w:lang w:val="en-CA"/>
        </w:rPr>
        <w:t>for</w:t>
      </w:r>
      <w:r w:rsidR="001245A9" w:rsidRPr="003F0276">
        <w:rPr>
          <w:lang w:val="en-CA"/>
        </w:rPr>
        <w:t xml:space="preserve"> </w:t>
      </w:r>
      <w:r w:rsidRPr="003F0276">
        <w:rPr>
          <w:lang w:val="en-CA"/>
        </w:rPr>
        <w:t xml:space="preserve">the work. It follows the structure of the Basili framework </w:t>
      </w:r>
      <w:del w:id="27" w:author="Iannick Gagnon" w:date="2020-12-07T10:04:00Z">
        <w:r w:rsidR="009D7D85" w:rsidDel="002C1593">
          <w:rPr>
            <w:lang w:val="en-CA"/>
          </w:rPr>
          <w:delText xml:space="preserve">in order </w:delText>
        </w:r>
        <w:r w:rsidRPr="003F0276" w:rsidDel="002C1593">
          <w:rPr>
            <w:lang w:val="en-CA"/>
          </w:rPr>
          <w:delText>to</w:delText>
        </w:r>
      </w:del>
      <w:ins w:id="28" w:author="Iannick Gagnon" w:date="2020-12-07T10:04:00Z">
        <w:r w:rsidR="002C1593">
          <w:rPr>
            <w:lang w:val="en-CA"/>
          </w:rPr>
          <w:t>to</w:t>
        </w:r>
      </w:ins>
      <w:r w:rsidRPr="003F0276">
        <w:rPr>
          <w:lang w:val="en-CA"/>
        </w:rPr>
        <w:t xml:space="preserve"> </w:t>
      </w:r>
      <w:r w:rsidR="009D7D85">
        <w:rPr>
          <w:lang w:val="en-CA"/>
        </w:rPr>
        <w:t>provide</w:t>
      </w:r>
      <w:r w:rsidR="009D7D85" w:rsidRPr="003F0276">
        <w:rPr>
          <w:lang w:val="en-CA"/>
        </w:rPr>
        <w:t xml:space="preserve"> </w:t>
      </w:r>
      <w:r w:rsidRPr="003F0276">
        <w:rPr>
          <w:lang w:val="en-CA"/>
        </w:rPr>
        <w:t>a full view of the activities.</w:t>
      </w:r>
    </w:p>
    <w:p w14:paraId="2130B6F8" w14:textId="69D3E52D" w:rsidR="00F94CBA" w:rsidRPr="003F0276" w:rsidRDefault="00F94CBA" w:rsidP="00B20EDD">
      <w:pPr>
        <w:pStyle w:val="Standard"/>
        <w:spacing w:line="240" w:lineRule="auto"/>
        <w:rPr>
          <w:lang w:val="en-CA"/>
        </w:rPr>
      </w:pPr>
    </w:p>
    <w:p w14:paraId="254E0710" w14:textId="77777777" w:rsidR="00381B58" w:rsidRPr="003F0276" w:rsidRDefault="00381B58" w:rsidP="00381B58">
      <w:pPr>
        <w:pStyle w:val="Standard"/>
        <w:keepNext/>
      </w:pPr>
      <w:r w:rsidRPr="003F0276">
        <w:rPr>
          <w:noProof/>
        </w:rPr>
        <w:drawing>
          <wp:inline distT="0" distB="0" distL="0" distR="0" wp14:anchorId="12EC8563" wp14:editId="02BBB646">
            <wp:extent cx="6257613" cy="3114674"/>
            <wp:effectExtent l="19050" t="19050" r="1016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257613" cy="3114674"/>
                    </a:xfrm>
                    <a:prstGeom prst="rect">
                      <a:avLst/>
                    </a:prstGeom>
                    <a:ln>
                      <a:solidFill>
                        <a:schemeClr val="tx1"/>
                      </a:solidFill>
                    </a:ln>
                  </pic:spPr>
                </pic:pic>
              </a:graphicData>
            </a:graphic>
          </wp:inline>
        </w:drawing>
      </w:r>
    </w:p>
    <w:p w14:paraId="010BF207" w14:textId="1CE55969" w:rsidR="00381B58" w:rsidRPr="003F0276" w:rsidRDefault="00381B58" w:rsidP="00B20EDD">
      <w:pPr>
        <w:pStyle w:val="Caption"/>
        <w:jc w:val="center"/>
        <w:rPr>
          <w:lang w:val="en-CA"/>
        </w:rPr>
      </w:pPr>
      <w:bookmarkStart w:id="29" w:name="_Ref48110951"/>
      <w:bookmarkStart w:id="30" w:name="_Toc48164783"/>
      <w:r w:rsidRPr="00B20EDD">
        <w:rPr>
          <w:b/>
          <w:bCs w:val="0"/>
        </w:rPr>
        <w:t xml:space="preserve">Figure </w:t>
      </w:r>
      <w:r w:rsidRPr="00B20EDD">
        <w:rPr>
          <w:b/>
          <w:bCs w:val="0"/>
        </w:rPr>
        <w:fldChar w:fldCharType="begin"/>
      </w:r>
      <w:r w:rsidRPr="00B20EDD">
        <w:rPr>
          <w:b/>
          <w:bCs w:val="0"/>
        </w:rPr>
        <w:instrText xml:space="preserve"> SEQ Figure \* ARABIC </w:instrText>
      </w:r>
      <w:r w:rsidRPr="00B20EDD">
        <w:rPr>
          <w:b/>
          <w:bCs w:val="0"/>
        </w:rPr>
        <w:fldChar w:fldCharType="separate"/>
      </w:r>
      <w:r w:rsidR="00EB60C3">
        <w:rPr>
          <w:b/>
          <w:bCs w:val="0"/>
          <w:noProof/>
        </w:rPr>
        <w:t>7</w:t>
      </w:r>
      <w:r w:rsidRPr="00B20EDD">
        <w:rPr>
          <w:b/>
          <w:bCs w:val="0"/>
        </w:rPr>
        <w:fldChar w:fldCharType="end"/>
      </w:r>
      <w:bookmarkEnd w:id="29"/>
      <w:r w:rsidRPr="003F0276">
        <w:t xml:space="preserve"> Work </w:t>
      </w:r>
      <w:r w:rsidR="00BB64DA">
        <w:t>b</w:t>
      </w:r>
      <w:r w:rsidRPr="003F0276">
        <w:t xml:space="preserve">reakdown </w:t>
      </w:r>
      <w:r w:rsidR="00BB64DA">
        <w:t>s</w:t>
      </w:r>
      <w:r w:rsidRPr="003F0276">
        <w:t xml:space="preserve">tructure of the </w:t>
      </w:r>
      <w:r w:rsidR="00BB64DA">
        <w:t>r</w:t>
      </w:r>
      <w:r w:rsidRPr="003F0276">
        <w:t xml:space="preserve">esearch </w:t>
      </w:r>
      <w:r w:rsidR="00BB64DA">
        <w:t>a</w:t>
      </w:r>
      <w:r w:rsidRPr="003F0276">
        <w:t>ctivities</w:t>
      </w:r>
      <w:bookmarkEnd w:id="30"/>
    </w:p>
    <w:p w14:paraId="64E81D23" w14:textId="6928E28E" w:rsidR="00F94CBA" w:rsidRDefault="00F94CBA">
      <w:pPr>
        <w:pStyle w:val="Standard"/>
        <w:rPr>
          <w:lang w:val="en-CA"/>
        </w:rPr>
      </w:pPr>
    </w:p>
    <w:p w14:paraId="317B0AAF" w14:textId="58559CE9" w:rsidR="00BB64DA" w:rsidRPr="00706354" w:rsidRDefault="00706354" w:rsidP="00104292">
      <w:pPr>
        <w:rPr>
          <w:lang w:val="en-CA"/>
        </w:rPr>
      </w:pPr>
      <w:r>
        <w:rPr>
          <w:lang w:val="en-CA"/>
        </w:rPr>
        <w:br w:type="page"/>
      </w:r>
    </w:p>
    <w:p w14:paraId="39A93FF5" w14:textId="6D2E4DFE" w:rsidR="00913372" w:rsidRDefault="00705201" w:rsidP="00D93602">
      <w:pPr>
        <w:pStyle w:val="Heading2"/>
      </w:pPr>
      <w:bookmarkStart w:id="31" w:name="__RefHeading___Toc68435_2605631916"/>
      <w:bookmarkStart w:id="32" w:name="_Toc48605299"/>
      <w:r w:rsidRPr="003F0276">
        <w:lastRenderedPageBreak/>
        <w:t>Phase I — Definition</w:t>
      </w:r>
      <w:bookmarkEnd w:id="31"/>
      <w:bookmarkEnd w:id="32"/>
    </w:p>
    <w:p w14:paraId="77A54E76" w14:textId="77777777" w:rsidR="00706354" w:rsidRDefault="00706354" w:rsidP="00B20EDD">
      <w:pPr>
        <w:pStyle w:val="Standard"/>
      </w:pPr>
    </w:p>
    <w:p w14:paraId="2472F4DF" w14:textId="6DB79834" w:rsidR="00BB64DA" w:rsidRDefault="008E0C7C" w:rsidP="00B20EDD">
      <w:pPr>
        <w:pStyle w:val="Standard"/>
        <w:rPr>
          <w:ins w:id="33" w:author="Iannick Gagnon" w:date="2020-12-07T10:04:00Z"/>
        </w:rPr>
      </w:pPr>
      <w:r>
        <w:t xml:space="preserve">This </w:t>
      </w:r>
      <w:r w:rsidR="0063462D">
        <w:t xml:space="preserve">first </w:t>
      </w:r>
      <w:r>
        <w:t xml:space="preserve">phase </w:t>
      </w:r>
      <w:r w:rsidR="0063462D">
        <w:t>presents</w:t>
      </w:r>
      <w:r>
        <w:t xml:space="preserve"> the definition </w:t>
      </w:r>
      <w:r w:rsidR="009D7D85">
        <w:t xml:space="preserve">of </w:t>
      </w:r>
      <w:r w:rsidR="0063462D">
        <w:t xml:space="preserve">and the audience </w:t>
      </w:r>
      <w:r w:rsidR="009D7D85">
        <w:t xml:space="preserve">for </w:t>
      </w:r>
      <w:r>
        <w:t xml:space="preserve">the research to be conducted. The motivation, </w:t>
      </w:r>
      <w:r w:rsidR="009D7D85">
        <w:t>subject</w:t>
      </w:r>
      <w:r>
        <w:t xml:space="preserve">, objectives and </w:t>
      </w:r>
      <w:r w:rsidR="009D7D85">
        <w:t xml:space="preserve">users </w:t>
      </w:r>
      <w:r>
        <w:t>of the proposed framework are identified in the table below</w:t>
      </w:r>
      <w:r w:rsidR="009D7D85">
        <w:t>,</w:t>
      </w:r>
      <w:r>
        <w:t xml:space="preserve"> as recommended in Basili’s framework </w:t>
      </w:r>
      <w:r>
        <w:fldChar w:fldCharType="begin"/>
      </w:r>
      <w:r w:rsidR="00C3436D">
        <w:instrText xml:space="preserve"> ADDIN ZOTERO_ITEM CSL_CITATION {"citationID":"DU6OL0AC","properties":{"formattedCitation":"(Basili et al., 1986)","plainCitation":"(Basili et al., 1986)","noteIndex":0},"citationItems":[{"id":37,"uris":["http://zotero.org/users/5028357/items/MYXARZM9"],"uri":["http://zotero.org/users/5028357/items/MYXARZM9"],"itemData":{"id":37,"type":"article-journal","abstract":"A framework is presented for analyzing most of the experimental work performed in software engineering over the past several years. The framework of experimentation consists of four categories corresponding to phases of the experimentation process: definition, planning, operation, and interpretation. A variety of experiments are described within the framework and their contribution to the software engineering discipline is discussed. Some recommendations for the application of the experimental process in software engineering are included.","container-title":"IEEE Transactions on Software Engineering","DOI":"10.1109/TSE.1986.6312975","ISSN":"1939-3520","issue":"7","note":"event: IEEE Transactions on Software Engineering","page":"733-743","source":"IEEE Xplore","title":"Experimentation in software engineering","volume":"SE-12","author":[{"family":"Basili","given":"Victor R."},{"family":"Selby","given":"Richard W."},{"family":"Hutchens","given":"David H."}],"issued":{"date-parts":[["1986",7]]}}}],"schema":"https://github.com/citation-style-language/schema/raw/master/csl-citation.json"} </w:instrText>
      </w:r>
      <w:r>
        <w:fldChar w:fldCharType="separate"/>
      </w:r>
      <w:r w:rsidRPr="008E0C7C">
        <w:t>(Basili et al., 1986)</w:t>
      </w:r>
      <w:r>
        <w:fldChar w:fldCharType="end"/>
      </w:r>
      <w:r>
        <w:t>.</w:t>
      </w:r>
    </w:p>
    <w:p w14:paraId="375704E4" w14:textId="77777777" w:rsidR="009C6FFC" w:rsidRPr="00BB64DA" w:rsidRDefault="009C6FFC" w:rsidP="009C6FFC">
      <w:pPr>
        <w:pStyle w:val="Standard"/>
        <w:spacing w:line="240" w:lineRule="auto"/>
        <w:pPrChange w:id="34" w:author="Iannick Gagnon" w:date="2020-12-07T10:04:00Z">
          <w:pPr>
            <w:pStyle w:val="Standard"/>
          </w:pPr>
        </w:pPrChange>
      </w:pPr>
    </w:p>
    <w:tbl>
      <w:tblPr>
        <w:tblW w:w="90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2268"/>
        <w:gridCol w:w="1985"/>
        <w:gridCol w:w="2573"/>
      </w:tblGrid>
      <w:tr w:rsidR="00F94CBA" w:rsidRPr="003F0276" w14:paraId="417AF43B" w14:textId="77777777" w:rsidTr="0087100B">
        <w:trPr>
          <w:trHeight w:val="454"/>
          <w:jc w:val="center"/>
        </w:trPr>
        <w:tc>
          <w:tcPr>
            <w:tcW w:w="2263" w:type="dxa"/>
            <w:shd w:val="clear" w:color="auto" w:fill="auto"/>
            <w:tcMar>
              <w:top w:w="0" w:type="dxa"/>
              <w:left w:w="108" w:type="dxa"/>
              <w:bottom w:w="0" w:type="dxa"/>
              <w:right w:w="108" w:type="dxa"/>
            </w:tcMar>
            <w:vAlign w:val="center"/>
          </w:tcPr>
          <w:p w14:paraId="0221904C"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Motivation</w:t>
            </w:r>
          </w:p>
        </w:tc>
        <w:tc>
          <w:tcPr>
            <w:tcW w:w="2268" w:type="dxa"/>
            <w:shd w:val="clear" w:color="auto" w:fill="auto"/>
            <w:tcMar>
              <w:top w:w="0" w:type="dxa"/>
              <w:left w:w="108" w:type="dxa"/>
              <w:bottom w:w="0" w:type="dxa"/>
              <w:right w:w="108" w:type="dxa"/>
            </w:tcMar>
            <w:vAlign w:val="center"/>
          </w:tcPr>
          <w:p w14:paraId="5CA95434" w14:textId="3B50E90E" w:rsidR="00F94CBA" w:rsidRPr="003F0276" w:rsidRDefault="0063462D" w:rsidP="0087100B">
            <w:pPr>
              <w:pStyle w:val="Tableindexheading"/>
              <w:jc w:val="center"/>
              <w:rPr>
                <w:rFonts w:ascii="Times New Roman" w:hAnsi="Times New Roman" w:cs="Times New Roman"/>
                <w:lang w:val="en-CA"/>
              </w:rPr>
            </w:pPr>
            <w:r>
              <w:rPr>
                <w:rFonts w:ascii="Times New Roman" w:hAnsi="Times New Roman" w:cs="Times New Roman"/>
                <w:lang w:val="en-CA"/>
              </w:rPr>
              <w:t>Subject</w:t>
            </w:r>
          </w:p>
        </w:tc>
        <w:tc>
          <w:tcPr>
            <w:tcW w:w="1985" w:type="dxa"/>
            <w:shd w:val="clear" w:color="auto" w:fill="auto"/>
            <w:tcMar>
              <w:top w:w="0" w:type="dxa"/>
              <w:left w:w="108" w:type="dxa"/>
              <w:bottom w:w="0" w:type="dxa"/>
              <w:right w:w="108" w:type="dxa"/>
            </w:tcMar>
            <w:vAlign w:val="center"/>
          </w:tcPr>
          <w:p w14:paraId="67102941"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Objectives</w:t>
            </w:r>
          </w:p>
        </w:tc>
        <w:tc>
          <w:tcPr>
            <w:tcW w:w="2573" w:type="dxa"/>
            <w:shd w:val="clear" w:color="auto" w:fill="auto"/>
            <w:tcMar>
              <w:top w:w="0" w:type="dxa"/>
              <w:left w:w="108" w:type="dxa"/>
              <w:bottom w:w="0" w:type="dxa"/>
              <w:right w:w="108" w:type="dxa"/>
            </w:tcMar>
            <w:vAlign w:val="center"/>
          </w:tcPr>
          <w:p w14:paraId="720B95B3"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Users</w:t>
            </w:r>
          </w:p>
        </w:tc>
      </w:tr>
      <w:tr w:rsidR="00F94CBA" w:rsidRPr="00531B80" w14:paraId="5D84E9BE" w14:textId="77777777" w:rsidTr="0087100B">
        <w:trPr>
          <w:trHeight w:val="2653"/>
          <w:jc w:val="center"/>
        </w:trPr>
        <w:tc>
          <w:tcPr>
            <w:tcW w:w="2263" w:type="dxa"/>
            <w:shd w:val="clear" w:color="auto" w:fill="auto"/>
            <w:tcMar>
              <w:top w:w="0" w:type="dxa"/>
              <w:left w:w="108" w:type="dxa"/>
              <w:bottom w:w="0" w:type="dxa"/>
              <w:right w:w="108" w:type="dxa"/>
            </w:tcMar>
          </w:tcPr>
          <w:p w14:paraId="24F84D2F" w14:textId="77777777" w:rsidR="00F94CBA" w:rsidRPr="003F0276" w:rsidRDefault="00F94CBA">
            <w:pPr>
              <w:pStyle w:val="Standard"/>
              <w:keepNext/>
              <w:spacing w:line="240" w:lineRule="auto"/>
              <w:ind w:left="227"/>
              <w:rPr>
                <w:rFonts w:eastAsia="F"/>
                <w:sz w:val="20"/>
                <w:szCs w:val="20"/>
                <w:lang w:val="en-CA" w:eastAsia="fr-CA"/>
              </w:rPr>
            </w:pPr>
          </w:p>
          <w:p w14:paraId="64B5BE11" w14:textId="12D52574" w:rsidR="00F94CBA" w:rsidRPr="003F0276" w:rsidRDefault="00705201">
            <w:pPr>
              <w:pStyle w:val="ListParagraph"/>
              <w:numPr>
                <w:ilvl w:val="0"/>
                <w:numId w:val="23"/>
              </w:numPr>
              <w:spacing w:line="240" w:lineRule="auto"/>
              <w:jc w:val="left"/>
              <w:rPr>
                <w:lang w:val="en-CA"/>
              </w:rPr>
            </w:pPr>
            <w:r w:rsidRPr="003F0276">
              <w:rPr>
                <w:rFonts w:eastAsia="F"/>
                <w:sz w:val="20"/>
                <w:szCs w:val="20"/>
                <w:lang w:val="en-CA" w:eastAsia="fr-CA"/>
              </w:rPr>
              <w:t xml:space="preserve">Address the criticisms of the current </w:t>
            </w:r>
            <w:ins w:id="35" w:author="Iannick Gagnon" w:date="2020-12-07T10:07:00Z">
              <w:r w:rsidR="003F1CC6">
                <w:rPr>
                  <w:rFonts w:eastAsia="F"/>
                  <w:sz w:val="20"/>
                  <w:szCs w:val="20"/>
                  <w:lang w:val="en-CA" w:eastAsia="fr-CA"/>
                </w:rPr>
                <w:t xml:space="preserve">benchmarking </w:t>
              </w:r>
            </w:ins>
            <w:r w:rsidRPr="003F0276">
              <w:rPr>
                <w:rFonts w:eastAsia="F"/>
                <w:sz w:val="20"/>
                <w:szCs w:val="20"/>
                <w:lang w:val="en-CA" w:eastAsia="fr-CA"/>
              </w:rPr>
              <w:t>paradigm in metaheuristics research</w:t>
            </w:r>
            <w:ins w:id="36" w:author="Iannick Gagnon" w:date="2020-12-07T10:07:00Z">
              <w:r w:rsidR="003F1CC6">
                <w:rPr>
                  <w:rFonts w:eastAsia="F"/>
                  <w:sz w:val="20"/>
                  <w:szCs w:val="20"/>
                  <w:lang w:val="en-CA" w:eastAsia="fr-CA"/>
                </w:rPr>
                <w:t>.</w:t>
              </w:r>
            </w:ins>
            <w:del w:id="37" w:author="Iannick Gagnon" w:date="2020-12-07T10:05:00Z">
              <w:r w:rsidR="0063462D" w:rsidDel="000A4997">
                <w:rPr>
                  <w:rFonts w:eastAsia="F"/>
                  <w:sz w:val="20"/>
                  <w:szCs w:val="20"/>
                  <w:lang w:val="en-CA" w:eastAsia="fr-CA"/>
                </w:rPr>
                <w:delText>, especially the weakness of early validation of the proposed algorithms</w:delText>
              </w:r>
            </w:del>
            <w:ins w:id="38" w:author="Iannick Gagnon" w:date="2020-12-07T10:05:00Z">
              <w:r w:rsidR="000A4997">
                <w:rPr>
                  <w:rFonts w:eastAsia="F"/>
                  <w:sz w:val="20"/>
                  <w:szCs w:val="20"/>
                  <w:lang w:val="en-CA" w:eastAsia="fr-CA"/>
                </w:rPr>
                <w:t xml:space="preserve"> with respect to benchmarking</w:t>
              </w:r>
              <w:r w:rsidR="003F1CC6">
                <w:rPr>
                  <w:rFonts w:eastAsia="F"/>
                  <w:sz w:val="20"/>
                  <w:szCs w:val="20"/>
                  <w:lang w:val="en-CA" w:eastAsia="fr-CA"/>
                </w:rPr>
                <w:t>.</w:t>
              </w:r>
            </w:ins>
          </w:p>
        </w:tc>
        <w:tc>
          <w:tcPr>
            <w:tcW w:w="2268" w:type="dxa"/>
            <w:shd w:val="clear" w:color="auto" w:fill="auto"/>
            <w:tcMar>
              <w:top w:w="0" w:type="dxa"/>
              <w:left w:w="108" w:type="dxa"/>
              <w:bottom w:w="0" w:type="dxa"/>
              <w:right w:w="108" w:type="dxa"/>
            </w:tcMar>
          </w:tcPr>
          <w:p w14:paraId="2B4982A5" w14:textId="77777777" w:rsidR="00F94CBA" w:rsidRPr="003F0276" w:rsidRDefault="00F94CBA">
            <w:pPr>
              <w:pStyle w:val="ListParagraph"/>
              <w:spacing w:line="240" w:lineRule="auto"/>
              <w:ind w:left="947"/>
              <w:rPr>
                <w:rFonts w:eastAsia="F"/>
                <w:b/>
                <w:sz w:val="20"/>
                <w:szCs w:val="20"/>
                <w:lang w:val="en-CA" w:eastAsia="fr-CA"/>
              </w:rPr>
            </w:pPr>
          </w:p>
          <w:p w14:paraId="3E25C012" w14:textId="2A097F0D" w:rsidR="00F94CBA" w:rsidRPr="003F0276" w:rsidRDefault="00705201">
            <w:pPr>
              <w:pStyle w:val="ListParagraph"/>
              <w:numPr>
                <w:ilvl w:val="0"/>
                <w:numId w:val="17"/>
              </w:numPr>
              <w:spacing w:line="240" w:lineRule="auto"/>
              <w:jc w:val="left"/>
              <w:rPr>
                <w:lang w:val="en-CA"/>
              </w:rPr>
            </w:pPr>
            <w:r w:rsidRPr="003F0276">
              <w:rPr>
                <w:rFonts w:eastAsia="F"/>
                <w:sz w:val="20"/>
                <w:szCs w:val="20"/>
                <w:lang w:val="en-CA" w:eastAsia="fr-CA"/>
              </w:rPr>
              <w:t xml:space="preserve">The </w:t>
            </w:r>
            <w:r w:rsidR="0063462D">
              <w:rPr>
                <w:rFonts w:eastAsia="F"/>
                <w:sz w:val="20"/>
                <w:szCs w:val="20"/>
                <w:lang w:val="en-CA" w:eastAsia="fr-CA"/>
              </w:rPr>
              <w:t xml:space="preserve">evaluation of the </w:t>
            </w:r>
            <w:r w:rsidRPr="003F0276">
              <w:rPr>
                <w:rFonts w:eastAsia="F"/>
                <w:sz w:val="20"/>
                <w:szCs w:val="20"/>
                <w:lang w:val="en-CA" w:eastAsia="fr-CA"/>
              </w:rPr>
              <w:t xml:space="preserve">current methodological paradigm </w:t>
            </w:r>
            <w:r w:rsidR="0063462D">
              <w:rPr>
                <w:rFonts w:eastAsia="F"/>
                <w:sz w:val="20"/>
                <w:szCs w:val="20"/>
                <w:lang w:val="en-CA" w:eastAsia="fr-CA"/>
              </w:rPr>
              <w:t>for</w:t>
            </w:r>
            <w:r w:rsidRPr="003F0276">
              <w:rPr>
                <w:rFonts w:eastAsia="F"/>
                <w:sz w:val="20"/>
                <w:szCs w:val="20"/>
                <w:lang w:val="en-CA" w:eastAsia="fr-CA"/>
              </w:rPr>
              <w:t xml:space="preserve"> metaheuristics benchmarking.</w:t>
            </w:r>
          </w:p>
          <w:p w14:paraId="49463AFF" w14:textId="77777777" w:rsidR="00F94CBA" w:rsidRPr="003F0276" w:rsidRDefault="00705201">
            <w:pPr>
              <w:pStyle w:val="ListParagraph"/>
              <w:spacing w:line="240" w:lineRule="auto"/>
              <w:ind w:left="947"/>
              <w:jc w:val="left"/>
              <w:rPr>
                <w:lang w:val="en-CA"/>
              </w:rPr>
            </w:pPr>
            <w:r w:rsidRPr="003F0276">
              <w:rPr>
                <w:rFonts w:eastAsia="F"/>
                <w:sz w:val="20"/>
                <w:szCs w:val="20"/>
                <w:lang w:val="en-CA" w:eastAsia="fr-CA"/>
              </w:rPr>
              <w:br/>
            </w:r>
          </w:p>
        </w:tc>
        <w:tc>
          <w:tcPr>
            <w:tcW w:w="1985" w:type="dxa"/>
            <w:shd w:val="clear" w:color="auto" w:fill="auto"/>
            <w:tcMar>
              <w:top w:w="0" w:type="dxa"/>
              <w:left w:w="108" w:type="dxa"/>
              <w:bottom w:w="0" w:type="dxa"/>
              <w:right w:w="108" w:type="dxa"/>
            </w:tcMar>
          </w:tcPr>
          <w:p w14:paraId="265214EA" w14:textId="77777777" w:rsidR="00F94CBA" w:rsidRPr="003F0276" w:rsidRDefault="00F94CBA">
            <w:pPr>
              <w:pStyle w:val="ListParagraph"/>
              <w:spacing w:line="240" w:lineRule="auto"/>
              <w:ind w:left="947"/>
              <w:rPr>
                <w:rFonts w:eastAsia="F"/>
                <w:sz w:val="20"/>
                <w:szCs w:val="20"/>
                <w:lang w:val="en-CA" w:eastAsia="fr-CA"/>
              </w:rPr>
            </w:pPr>
          </w:p>
          <w:p w14:paraId="35F92B67" w14:textId="77777777" w:rsidR="00F94CBA" w:rsidRPr="003F0276" w:rsidRDefault="00705201">
            <w:pPr>
              <w:pStyle w:val="ListParagraph"/>
              <w:numPr>
                <w:ilvl w:val="0"/>
                <w:numId w:val="17"/>
              </w:numPr>
              <w:spacing w:line="240" w:lineRule="auto"/>
              <w:jc w:val="left"/>
              <w:rPr>
                <w:lang w:val="en-CA"/>
              </w:rPr>
            </w:pPr>
            <w:r w:rsidRPr="003F0276">
              <w:rPr>
                <w:rFonts w:eastAsia="F"/>
                <w:sz w:val="20"/>
                <w:szCs w:val="20"/>
                <w:lang w:val="en-CA" w:eastAsia="fr-CA"/>
              </w:rPr>
              <w:t>Propose an analytical framework that helps researchers increase the quality of their work.</w:t>
            </w:r>
          </w:p>
          <w:p w14:paraId="3302D274" w14:textId="77777777" w:rsidR="00F94CBA" w:rsidRPr="003F0276" w:rsidRDefault="00F94CBA">
            <w:pPr>
              <w:pStyle w:val="ListParagraph"/>
              <w:spacing w:line="240" w:lineRule="auto"/>
              <w:ind w:left="947"/>
              <w:jc w:val="left"/>
              <w:rPr>
                <w:rFonts w:eastAsia="F"/>
                <w:sz w:val="20"/>
                <w:szCs w:val="20"/>
                <w:lang w:val="en-CA" w:eastAsia="fr-CA"/>
              </w:rPr>
            </w:pPr>
          </w:p>
        </w:tc>
        <w:tc>
          <w:tcPr>
            <w:tcW w:w="2573" w:type="dxa"/>
            <w:shd w:val="clear" w:color="auto" w:fill="auto"/>
            <w:tcMar>
              <w:top w:w="0" w:type="dxa"/>
              <w:left w:w="108" w:type="dxa"/>
              <w:bottom w:w="0" w:type="dxa"/>
              <w:right w:w="108" w:type="dxa"/>
            </w:tcMar>
          </w:tcPr>
          <w:p w14:paraId="0E508349" w14:textId="77777777" w:rsidR="00F94CBA" w:rsidRPr="003F0276" w:rsidRDefault="00F94CBA">
            <w:pPr>
              <w:pStyle w:val="ListParagraph"/>
              <w:spacing w:line="240" w:lineRule="auto"/>
              <w:ind w:left="947"/>
              <w:rPr>
                <w:rFonts w:eastAsia="F"/>
                <w:sz w:val="20"/>
                <w:szCs w:val="20"/>
                <w:lang w:val="en-CA" w:eastAsia="fr-CA"/>
              </w:rPr>
            </w:pPr>
          </w:p>
          <w:p w14:paraId="41C94483" w14:textId="77777777" w:rsidR="00F94CBA" w:rsidRPr="003F0276" w:rsidRDefault="00705201">
            <w:pPr>
              <w:pStyle w:val="ListParagraph"/>
              <w:numPr>
                <w:ilvl w:val="0"/>
                <w:numId w:val="17"/>
              </w:numPr>
              <w:spacing w:line="240" w:lineRule="auto"/>
              <w:jc w:val="left"/>
              <w:rPr>
                <w:lang w:val="en-CA"/>
              </w:rPr>
            </w:pPr>
            <w:r w:rsidRPr="003F0276">
              <w:rPr>
                <w:rFonts w:eastAsia="F"/>
                <w:sz w:val="20"/>
                <w:szCs w:val="20"/>
                <w:lang w:val="en-CA" w:eastAsia="fr-CA"/>
              </w:rPr>
              <w:t xml:space="preserve">Students and researchers involved or interested in mathematical </w:t>
            </w:r>
            <w:proofErr w:type="gramStart"/>
            <w:r w:rsidRPr="003F0276">
              <w:rPr>
                <w:rFonts w:eastAsia="F"/>
                <w:sz w:val="20"/>
                <w:szCs w:val="20"/>
                <w:lang w:val="en-CA" w:eastAsia="fr-CA"/>
              </w:rPr>
              <w:t>optimization;</w:t>
            </w:r>
            <w:proofErr w:type="gramEnd"/>
          </w:p>
          <w:p w14:paraId="615629E2" w14:textId="77777777" w:rsidR="00F94CBA" w:rsidRPr="003F0276" w:rsidRDefault="00F94CBA">
            <w:pPr>
              <w:pStyle w:val="ListParagraph"/>
              <w:spacing w:line="240" w:lineRule="auto"/>
              <w:ind w:left="947"/>
              <w:jc w:val="left"/>
              <w:rPr>
                <w:rFonts w:eastAsia="F"/>
                <w:sz w:val="20"/>
                <w:szCs w:val="20"/>
                <w:lang w:val="en-CA" w:eastAsia="fr-CA"/>
              </w:rPr>
            </w:pPr>
          </w:p>
          <w:p w14:paraId="4191AA34" w14:textId="77777777" w:rsidR="00F94CBA" w:rsidRPr="003F0276" w:rsidRDefault="00705201">
            <w:pPr>
              <w:pStyle w:val="ListParagraph"/>
              <w:numPr>
                <w:ilvl w:val="0"/>
                <w:numId w:val="17"/>
              </w:numPr>
              <w:spacing w:line="240" w:lineRule="auto"/>
              <w:jc w:val="left"/>
              <w:rPr>
                <w:lang w:val="en-CA"/>
              </w:rPr>
            </w:pPr>
            <w:r w:rsidRPr="003F0276">
              <w:rPr>
                <w:rFonts w:eastAsia="F"/>
                <w:sz w:val="20"/>
                <w:szCs w:val="20"/>
                <w:lang w:val="en-CA" w:eastAsia="fr-CA"/>
              </w:rPr>
              <w:t>Professionals involved in projects that include or would benefit from mathematical optimization.</w:t>
            </w:r>
          </w:p>
          <w:p w14:paraId="0C3B6456" w14:textId="77777777" w:rsidR="00F94CBA" w:rsidRPr="003F0276" w:rsidRDefault="00F94CBA" w:rsidP="00913372">
            <w:pPr>
              <w:pStyle w:val="ListParagraph"/>
              <w:keepNext/>
              <w:spacing w:line="240" w:lineRule="auto"/>
              <w:ind w:left="947"/>
              <w:jc w:val="left"/>
              <w:rPr>
                <w:rFonts w:eastAsia="F"/>
                <w:lang w:val="en-CA"/>
              </w:rPr>
            </w:pPr>
          </w:p>
        </w:tc>
      </w:tr>
    </w:tbl>
    <w:p w14:paraId="568EA8E8" w14:textId="0C316C5A" w:rsidR="00913372" w:rsidRPr="003F0276" w:rsidRDefault="00913372" w:rsidP="00B20EDD">
      <w:pPr>
        <w:pStyle w:val="Caption"/>
        <w:jc w:val="center"/>
      </w:pPr>
      <w:r w:rsidRPr="00B20EDD">
        <w:rPr>
          <w:b/>
          <w:bCs w:val="0"/>
        </w:rPr>
        <w:t xml:space="preserve">Table </w:t>
      </w:r>
      <w:r w:rsidRPr="00B20EDD">
        <w:rPr>
          <w:b/>
          <w:bCs w:val="0"/>
        </w:rPr>
        <w:fldChar w:fldCharType="begin"/>
      </w:r>
      <w:r w:rsidRPr="00B20EDD">
        <w:rPr>
          <w:b/>
          <w:bCs w:val="0"/>
        </w:rPr>
        <w:instrText xml:space="preserve"> SEQ Table \* ARABIC </w:instrText>
      </w:r>
      <w:r w:rsidRPr="00B20EDD">
        <w:rPr>
          <w:b/>
          <w:bCs w:val="0"/>
        </w:rPr>
        <w:fldChar w:fldCharType="separate"/>
      </w:r>
      <w:r w:rsidR="000E7B34">
        <w:rPr>
          <w:b/>
          <w:bCs w:val="0"/>
          <w:noProof/>
        </w:rPr>
        <w:t>1</w:t>
      </w:r>
      <w:r w:rsidRPr="00B20EDD">
        <w:rPr>
          <w:b/>
          <w:bCs w:val="0"/>
        </w:rPr>
        <w:fldChar w:fldCharType="end"/>
      </w:r>
      <w:r w:rsidR="00C75098">
        <w:t xml:space="preserve"> </w:t>
      </w:r>
      <w:r w:rsidR="00706354">
        <w:t xml:space="preserve">Phase I – </w:t>
      </w:r>
      <w:r w:rsidRPr="003F0276">
        <w:t>Definition</w:t>
      </w:r>
      <w:r w:rsidR="00706354">
        <w:t xml:space="preserve"> of the research</w:t>
      </w:r>
    </w:p>
    <w:p w14:paraId="469178E5" w14:textId="77777777" w:rsidR="00913372" w:rsidRPr="003F0276" w:rsidRDefault="00913372" w:rsidP="00AA25A9">
      <w:pPr>
        <w:pStyle w:val="Standard"/>
        <w:spacing w:line="240" w:lineRule="auto"/>
        <w:rPr>
          <w:lang w:val="en-CA"/>
        </w:rPr>
        <w:pPrChange w:id="39" w:author="Iannick Gagnon" w:date="2020-12-07T10:08:00Z">
          <w:pPr>
            <w:pStyle w:val="Standard"/>
          </w:pPr>
        </w:pPrChange>
      </w:pPr>
    </w:p>
    <w:p w14:paraId="111D0720" w14:textId="77777777" w:rsidR="00F94CBA" w:rsidRPr="003F0276" w:rsidRDefault="00705201" w:rsidP="00301087">
      <w:pPr>
        <w:pStyle w:val="Heading2"/>
        <w:spacing w:line="240" w:lineRule="auto"/>
        <w:pPrChange w:id="40" w:author="Iannick Gagnon" w:date="2020-12-07T10:08:00Z">
          <w:pPr>
            <w:pStyle w:val="Heading2"/>
          </w:pPr>
        </w:pPrChange>
      </w:pPr>
      <w:bookmarkStart w:id="41" w:name="__RefHeading___Toc68437_2605631916"/>
      <w:bookmarkStart w:id="42" w:name="_Toc48605300"/>
      <w:r w:rsidRPr="003F0276">
        <w:rPr>
          <w:rFonts w:eastAsia="F"/>
        </w:rPr>
        <w:t>Phase II – Planning</w:t>
      </w:r>
      <w:bookmarkEnd w:id="41"/>
      <w:bookmarkEnd w:id="42"/>
    </w:p>
    <w:p w14:paraId="0CA2AAD6" w14:textId="77777777" w:rsidR="00706354" w:rsidRDefault="00706354" w:rsidP="00301087">
      <w:pPr>
        <w:pStyle w:val="Standard"/>
        <w:spacing w:line="240" w:lineRule="auto"/>
        <w:rPr>
          <w:rFonts w:eastAsia="F"/>
          <w:lang w:val="en-CA"/>
        </w:rPr>
        <w:pPrChange w:id="43" w:author="Iannick Gagnon" w:date="2020-12-07T10:08:00Z">
          <w:pPr>
            <w:pStyle w:val="Standard"/>
          </w:pPr>
        </w:pPrChange>
      </w:pPr>
    </w:p>
    <w:p w14:paraId="21A712A5" w14:textId="622E4398" w:rsidR="00F94CBA" w:rsidRDefault="00705201">
      <w:pPr>
        <w:pStyle w:val="Standard"/>
        <w:rPr>
          <w:rFonts w:eastAsia="F"/>
          <w:lang w:val="en-CA"/>
        </w:rPr>
      </w:pPr>
      <w:r w:rsidRPr="003F0276">
        <w:rPr>
          <w:rFonts w:eastAsia="F"/>
          <w:lang w:val="en-CA"/>
        </w:rPr>
        <w:t xml:space="preserve">This </w:t>
      </w:r>
      <w:r w:rsidR="0063462D">
        <w:rPr>
          <w:rFonts w:eastAsia="F"/>
          <w:lang w:val="en-CA"/>
        </w:rPr>
        <w:t xml:space="preserve">second </w:t>
      </w:r>
      <w:r w:rsidRPr="003F0276">
        <w:rPr>
          <w:rFonts w:eastAsia="F"/>
          <w:lang w:val="en-CA"/>
        </w:rPr>
        <w:t>phase of the research will focus on a literature review of the field of metaheuristic benchmarking to describe the state of the art relating to</w:t>
      </w:r>
      <w:r w:rsidR="0063462D">
        <w:rPr>
          <w:rFonts w:eastAsia="F"/>
          <w:lang w:val="en-CA"/>
        </w:rPr>
        <w:t xml:space="preserve"> analytical framework</w:t>
      </w:r>
      <w:r w:rsidR="009D7D85">
        <w:rPr>
          <w:rFonts w:eastAsia="F"/>
          <w:lang w:val="en-CA"/>
        </w:rPr>
        <w:t>s</w:t>
      </w:r>
      <w:r w:rsidR="0063462D">
        <w:rPr>
          <w:rFonts w:eastAsia="F"/>
          <w:lang w:val="en-CA"/>
        </w:rPr>
        <w:t xml:space="preserve"> that validate the claims of a proposed metaheuristic</w:t>
      </w:r>
      <w:r w:rsidRPr="003F0276">
        <w:rPr>
          <w:rFonts w:eastAsia="F"/>
          <w:lang w:val="en-CA"/>
        </w:rPr>
        <w:t>. The deliverables are:</w:t>
      </w:r>
    </w:p>
    <w:p w14:paraId="72BF105F" w14:textId="77777777" w:rsidR="009D7D85" w:rsidRPr="003F0276" w:rsidRDefault="009D7D85" w:rsidP="00301087">
      <w:pPr>
        <w:pStyle w:val="Standard"/>
        <w:spacing w:line="240" w:lineRule="auto"/>
        <w:rPr>
          <w:lang w:val="en-CA"/>
        </w:rPr>
        <w:pPrChange w:id="44" w:author="Iannick Gagnon" w:date="2020-12-07T10:08:00Z">
          <w:pPr>
            <w:pStyle w:val="Standard"/>
          </w:pPr>
        </w:pPrChange>
      </w:pPr>
    </w:p>
    <w:p w14:paraId="21830A60" w14:textId="346D57E9" w:rsidR="00F94CBA" w:rsidRPr="003F0276" w:rsidRDefault="00705201" w:rsidP="0087100B">
      <w:pPr>
        <w:pStyle w:val="Standard"/>
        <w:numPr>
          <w:ilvl w:val="0"/>
          <w:numId w:val="36"/>
        </w:numPr>
        <w:rPr>
          <w:lang w:val="en-CA"/>
        </w:rPr>
      </w:pPr>
      <w:r w:rsidRPr="003F0276">
        <w:rPr>
          <w:rFonts w:eastAsia="F"/>
          <w:lang w:val="en-CA"/>
        </w:rPr>
        <w:t xml:space="preserve">Compilation and classification of currently existing metaheuristic test functions as well as </w:t>
      </w:r>
      <w:proofErr w:type="gramStart"/>
      <w:r w:rsidRPr="003F0276">
        <w:rPr>
          <w:rFonts w:eastAsia="F"/>
          <w:lang w:val="en-CA"/>
        </w:rPr>
        <w:t>frameworks</w:t>
      </w:r>
      <w:r w:rsidR="0063462D">
        <w:rPr>
          <w:rFonts w:eastAsia="F"/>
          <w:lang w:val="en-CA"/>
        </w:rPr>
        <w:t>;</w:t>
      </w:r>
      <w:proofErr w:type="gramEnd"/>
    </w:p>
    <w:p w14:paraId="3B31D4D3" w14:textId="5F46E27A" w:rsidR="00F94CBA" w:rsidRPr="003F0276" w:rsidRDefault="00705201" w:rsidP="0087100B">
      <w:pPr>
        <w:pStyle w:val="Standard"/>
        <w:numPr>
          <w:ilvl w:val="0"/>
          <w:numId w:val="36"/>
        </w:numPr>
        <w:rPr>
          <w:lang w:val="en-CA"/>
        </w:rPr>
      </w:pPr>
      <w:r w:rsidRPr="003F0276">
        <w:rPr>
          <w:rFonts w:eastAsia="F"/>
          <w:lang w:val="en-CA"/>
        </w:rPr>
        <w:t>Compilation and organization of tools and procedures for quantitative analysis of metaheuristics (i.e. the analytical framework</w:t>
      </w:r>
      <w:proofErr w:type="gramStart"/>
      <w:r w:rsidRPr="003F0276">
        <w:rPr>
          <w:rFonts w:eastAsia="F"/>
          <w:lang w:val="en-CA"/>
        </w:rPr>
        <w:t>)</w:t>
      </w:r>
      <w:r w:rsidR="0063462D">
        <w:rPr>
          <w:rFonts w:eastAsia="F"/>
          <w:lang w:val="en-CA"/>
        </w:rPr>
        <w:t>;</w:t>
      </w:r>
      <w:proofErr w:type="gramEnd"/>
    </w:p>
    <w:p w14:paraId="02A3EBFE" w14:textId="3D6B3B1C" w:rsidR="00705201" w:rsidRPr="003F0276" w:rsidRDefault="00705201" w:rsidP="0087100B">
      <w:pPr>
        <w:pStyle w:val="Standard"/>
        <w:numPr>
          <w:ilvl w:val="0"/>
          <w:numId w:val="36"/>
        </w:numPr>
        <w:rPr>
          <w:lang w:val="en-CA"/>
        </w:rPr>
      </w:pPr>
      <w:r w:rsidRPr="003F0276">
        <w:rPr>
          <w:rFonts w:eastAsia="F"/>
          <w:lang w:val="en-CA"/>
        </w:rPr>
        <w:t>Comparison between practices in the literature and the proposed framework.</w:t>
      </w:r>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84"/>
        <w:gridCol w:w="3317"/>
        <w:gridCol w:w="2914"/>
      </w:tblGrid>
      <w:tr w:rsidR="00F94CBA" w:rsidRPr="003F0276" w14:paraId="42926FA5" w14:textId="77777777" w:rsidTr="00381B58">
        <w:trPr>
          <w:trHeight w:val="454"/>
          <w:jc w:val="center"/>
        </w:trPr>
        <w:tc>
          <w:tcPr>
            <w:tcW w:w="3084" w:type="dxa"/>
            <w:shd w:val="clear" w:color="auto" w:fill="auto"/>
            <w:tcMar>
              <w:top w:w="0" w:type="dxa"/>
              <w:left w:w="108" w:type="dxa"/>
              <w:bottom w:w="0" w:type="dxa"/>
              <w:right w:w="108" w:type="dxa"/>
            </w:tcMar>
            <w:vAlign w:val="center"/>
          </w:tcPr>
          <w:p w14:paraId="65A13269"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lastRenderedPageBreak/>
              <w:t>Milestones</w:t>
            </w:r>
          </w:p>
        </w:tc>
        <w:tc>
          <w:tcPr>
            <w:tcW w:w="3317" w:type="dxa"/>
            <w:shd w:val="clear" w:color="auto" w:fill="auto"/>
            <w:tcMar>
              <w:top w:w="0" w:type="dxa"/>
              <w:left w:w="108" w:type="dxa"/>
              <w:bottom w:w="0" w:type="dxa"/>
              <w:right w:w="108" w:type="dxa"/>
            </w:tcMar>
            <w:vAlign w:val="center"/>
          </w:tcPr>
          <w:p w14:paraId="7417CD63"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Inputs</w:t>
            </w:r>
          </w:p>
        </w:tc>
        <w:tc>
          <w:tcPr>
            <w:tcW w:w="2914" w:type="dxa"/>
            <w:shd w:val="clear" w:color="auto" w:fill="auto"/>
            <w:tcMar>
              <w:top w:w="0" w:type="dxa"/>
              <w:left w:w="108" w:type="dxa"/>
              <w:bottom w:w="0" w:type="dxa"/>
              <w:right w:w="108" w:type="dxa"/>
            </w:tcMar>
            <w:vAlign w:val="center"/>
          </w:tcPr>
          <w:p w14:paraId="502F5310"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Deliverables</w:t>
            </w:r>
          </w:p>
        </w:tc>
      </w:tr>
      <w:tr w:rsidR="00F94CBA" w:rsidRPr="00531B80" w14:paraId="413988EC" w14:textId="77777777" w:rsidTr="00381B58">
        <w:trPr>
          <w:trHeight w:val="454"/>
          <w:jc w:val="center"/>
        </w:trPr>
        <w:tc>
          <w:tcPr>
            <w:tcW w:w="3084" w:type="dxa"/>
            <w:shd w:val="clear" w:color="auto" w:fill="auto"/>
            <w:tcMar>
              <w:top w:w="0" w:type="dxa"/>
              <w:left w:w="108" w:type="dxa"/>
              <w:bottom w:w="0" w:type="dxa"/>
              <w:right w:w="108" w:type="dxa"/>
            </w:tcMar>
          </w:tcPr>
          <w:p w14:paraId="06D1D6D3" w14:textId="77777777" w:rsidR="00F94CBA" w:rsidRPr="003F0276" w:rsidRDefault="00F94CBA">
            <w:pPr>
              <w:pStyle w:val="ListParagraph"/>
              <w:keepNext/>
              <w:spacing w:line="240" w:lineRule="auto"/>
              <w:ind w:left="947"/>
              <w:jc w:val="left"/>
              <w:rPr>
                <w:rFonts w:eastAsia="F"/>
                <w:b/>
                <w:sz w:val="20"/>
                <w:szCs w:val="20"/>
                <w:lang w:val="en-CA" w:eastAsia="fr-CA"/>
              </w:rPr>
            </w:pPr>
          </w:p>
          <w:p w14:paraId="3B2B13E0" w14:textId="77777777" w:rsidR="00F94CBA" w:rsidRPr="003F0276" w:rsidRDefault="00705201">
            <w:pPr>
              <w:pStyle w:val="ListParagraph"/>
              <w:numPr>
                <w:ilvl w:val="0"/>
                <w:numId w:val="17"/>
              </w:numPr>
              <w:spacing w:line="240" w:lineRule="auto"/>
              <w:jc w:val="left"/>
              <w:rPr>
                <w:lang w:val="en-CA"/>
              </w:rPr>
            </w:pPr>
            <w:r w:rsidRPr="003F0276">
              <w:rPr>
                <w:rFonts w:eastAsia="F"/>
                <w:bCs/>
                <w:sz w:val="20"/>
                <w:szCs w:val="20"/>
                <w:lang w:val="en-CA" w:eastAsia="fr-CA"/>
              </w:rPr>
              <w:t xml:space="preserve">Literature </w:t>
            </w:r>
            <w:proofErr w:type="gramStart"/>
            <w:r w:rsidRPr="003F0276">
              <w:rPr>
                <w:rFonts w:eastAsia="F"/>
                <w:bCs/>
                <w:sz w:val="20"/>
                <w:szCs w:val="20"/>
                <w:lang w:val="en-CA" w:eastAsia="fr-CA"/>
              </w:rPr>
              <w:t>review;</w:t>
            </w:r>
            <w:proofErr w:type="gramEnd"/>
          </w:p>
          <w:p w14:paraId="7EA64D31" w14:textId="77777777" w:rsidR="00F94CBA" w:rsidRPr="003F0276" w:rsidRDefault="00F94CBA">
            <w:pPr>
              <w:pStyle w:val="ListParagraph"/>
              <w:spacing w:line="240" w:lineRule="auto"/>
              <w:ind w:left="947"/>
              <w:jc w:val="left"/>
              <w:rPr>
                <w:rFonts w:eastAsia="F"/>
                <w:b/>
                <w:sz w:val="20"/>
                <w:szCs w:val="20"/>
                <w:lang w:val="en-CA" w:eastAsia="fr-CA"/>
              </w:rPr>
            </w:pPr>
          </w:p>
          <w:p w14:paraId="4CEC4251" w14:textId="77777777" w:rsidR="00F94CBA" w:rsidRPr="003F0276" w:rsidRDefault="00705201">
            <w:pPr>
              <w:pStyle w:val="ListParagraph"/>
              <w:numPr>
                <w:ilvl w:val="0"/>
                <w:numId w:val="17"/>
              </w:numPr>
              <w:spacing w:line="240" w:lineRule="auto"/>
              <w:jc w:val="left"/>
              <w:rPr>
                <w:lang w:val="en-CA"/>
              </w:rPr>
            </w:pPr>
            <w:r w:rsidRPr="003F0276">
              <w:rPr>
                <w:rFonts w:eastAsia="F"/>
                <w:bCs/>
                <w:sz w:val="20"/>
                <w:szCs w:val="20"/>
                <w:lang w:val="en-CA" w:eastAsia="fr-CA"/>
              </w:rPr>
              <w:t>Analytical framework.</w:t>
            </w:r>
          </w:p>
          <w:p w14:paraId="1EB8FE76" w14:textId="77777777" w:rsidR="00F94CBA" w:rsidRPr="003F0276" w:rsidRDefault="00F94CBA">
            <w:pPr>
              <w:pStyle w:val="Standard"/>
              <w:spacing w:line="240" w:lineRule="auto"/>
              <w:ind w:left="227"/>
              <w:jc w:val="left"/>
              <w:rPr>
                <w:rFonts w:eastAsia="F"/>
                <w:b/>
                <w:sz w:val="20"/>
                <w:szCs w:val="20"/>
                <w:lang w:val="en-CA" w:eastAsia="fr-CA"/>
              </w:rPr>
            </w:pPr>
          </w:p>
        </w:tc>
        <w:tc>
          <w:tcPr>
            <w:tcW w:w="3317" w:type="dxa"/>
            <w:shd w:val="clear" w:color="auto" w:fill="auto"/>
            <w:tcMar>
              <w:top w:w="0" w:type="dxa"/>
              <w:left w:w="108" w:type="dxa"/>
              <w:bottom w:w="0" w:type="dxa"/>
              <w:right w:w="108" w:type="dxa"/>
            </w:tcMar>
          </w:tcPr>
          <w:p w14:paraId="3A06B0F6" w14:textId="77777777" w:rsidR="00F94CBA" w:rsidRPr="003F0276" w:rsidRDefault="00F94CBA">
            <w:pPr>
              <w:pStyle w:val="ListParagraph"/>
              <w:spacing w:line="240" w:lineRule="auto"/>
              <w:ind w:left="947"/>
              <w:jc w:val="left"/>
              <w:rPr>
                <w:rFonts w:eastAsia="F"/>
                <w:sz w:val="20"/>
                <w:szCs w:val="20"/>
                <w:lang w:val="en-CA" w:eastAsia="fr-CA"/>
              </w:rPr>
            </w:pPr>
          </w:p>
          <w:p w14:paraId="2DBF9AC5" w14:textId="77777777" w:rsidR="00F94CBA" w:rsidRPr="003F0276" w:rsidRDefault="00705201">
            <w:pPr>
              <w:pStyle w:val="ListParagraph"/>
              <w:numPr>
                <w:ilvl w:val="0"/>
                <w:numId w:val="17"/>
              </w:numPr>
              <w:spacing w:line="240" w:lineRule="auto"/>
              <w:jc w:val="left"/>
              <w:rPr>
                <w:lang w:val="en-CA"/>
              </w:rPr>
            </w:pPr>
            <w:r w:rsidRPr="003F0276">
              <w:rPr>
                <w:rFonts w:eastAsia="F"/>
                <w:sz w:val="20"/>
                <w:szCs w:val="20"/>
                <w:lang w:val="en-CA" w:eastAsia="fr-CA"/>
              </w:rPr>
              <w:t>Research articles, books, etc.</w:t>
            </w:r>
          </w:p>
          <w:p w14:paraId="2AA14365" w14:textId="77777777" w:rsidR="00F94CBA" w:rsidRPr="003F0276" w:rsidRDefault="00F94CBA">
            <w:pPr>
              <w:pStyle w:val="ListParagraph"/>
              <w:spacing w:line="240" w:lineRule="auto"/>
              <w:ind w:left="947"/>
              <w:jc w:val="left"/>
              <w:rPr>
                <w:rFonts w:eastAsia="F"/>
                <w:sz w:val="20"/>
                <w:szCs w:val="20"/>
                <w:lang w:val="en-CA" w:eastAsia="fr-CA"/>
              </w:rPr>
            </w:pPr>
          </w:p>
          <w:p w14:paraId="1EBFE5FA" w14:textId="77777777" w:rsidR="00F94CBA" w:rsidRPr="00AB5F1C" w:rsidRDefault="00F94CBA" w:rsidP="00D62FB4">
            <w:pPr>
              <w:rPr>
                <w:rFonts w:eastAsia="F"/>
                <w:lang w:val="en-CA"/>
              </w:rPr>
            </w:pPr>
          </w:p>
          <w:p w14:paraId="42E67CB7" w14:textId="77777777" w:rsidR="00F94CBA" w:rsidRPr="003F0276" w:rsidRDefault="00F94CBA">
            <w:pPr>
              <w:pStyle w:val="ListParagraph"/>
              <w:spacing w:line="240" w:lineRule="auto"/>
              <w:ind w:left="947"/>
              <w:jc w:val="left"/>
              <w:rPr>
                <w:rFonts w:eastAsia="F"/>
                <w:sz w:val="20"/>
                <w:szCs w:val="20"/>
                <w:lang w:val="en-CA" w:eastAsia="fr-CA"/>
              </w:rPr>
            </w:pPr>
          </w:p>
        </w:tc>
        <w:tc>
          <w:tcPr>
            <w:tcW w:w="2914" w:type="dxa"/>
            <w:shd w:val="clear" w:color="auto" w:fill="auto"/>
            <w:tcMar>
              <w:top w:w="0" w:type="dxa"/>
              <w:left w:w="108" w:type="dxa"/>
              <w:bottom w:w="0" w:type="dxa"/>
              <w:right w:w="108" w:type="dxa"/>
            </w:tcMar>
          </w:tcPr>
          <w:p w14:paraId="1F4B4A9B" w14:textId="77777777" w:rsidR="00F94CBA" w:rsidRPr="003F0276" w:rsidRDefault="00F94CBA">
            <w:pPr>
              <w:pStyle w:val="Standard"/>
              <w:spacing w:line="240" w:lineRule="auto"/>
              <w:jc w:val="left"/>
              <w:rPr>
                <w:rFonts w:eastAsia="F"/>
                <w:sz w:val="20"/>
                <w:szCs w:val="20"/>
                <w:lang w:val="en-CA" w:eastAsia="fr-CA"/>
              </w:rPr>
            </w:pPr>
          </w:p>
          <w:p w14:paraId="2679D2C9" w14:textId="26E3FA82" w:rsidR="00F94CBA" w:rsidRPr="003F0276" w:rsidRDefault="00705201">
            <w:pPr>
              <w:pStyle w:val="ListParagraph"/>
              <w:numPr>
                <w:ilvl w:val="0"/>
                <w:numId w:val="24"/>
              </w:numPr>
              <w:spacing w:line="240" w:lineRule="auto"/>
              <w:jc w:val="left"/>
              <w:rPr>
                <w:lang w:val="en-CA"/>
              </w:rPr>
            </w:pPr>
            <w:r w:rsidRPr="003F0276">
              <w:rPr>
                <w:rFonts w:eastAsia="F"/>
                <w:sz w:val="20"/>
                <w:szCs w:val="20"/>
                <w:lang w:val="en-CA" w:eastAsia="fr-CA"/>
              </w:rPr>
              <w:t xml:space="preserve">Classification of existing benchmarking </w:t>
            </w:r>
            <w:proofErr w:type="gramStart"/>
            <w:r w:rsidRPr="003F0276">
              <w:rPr>
                <w:rFonts w:eastAsia="F"/>
                <w:sz w:val="20"/>
                <w:szCs w:val="20"/>
                <w:lang w:val="en-CA" w:eastAsia="fr-CA"/>
              </w:rPr>
              <w:t>resources</w:t>
            </w:r>
            <w:r w:rsidR="009D7D85">
              <w:rPr>
                <w:rFonts w:eastAsia="F"/>
                <w:sz w:val="20"/>
                <w:szCs w:val="20"/>
                <w:lang w:val="en-CA" w:eastAsia="fr-CA"/>
              </w:rPr>
              <w:t>;</w:t>
            </w:r>
            <w:proofErr w:type="gramEnd"/>
          </w:p>
          <w:p w14:paraId="2A981E85" w14:textId="77777777" w:rsidR="00F94CBA" w:rsidRPr="003F0276" w:rsidRDefault="00F94CBA">
            <w:pPr>
              <w:pStyle w:val="ListParagraph"/>
              <w:spacing w:line="240" w:lineRule="auto"/>
              <w:ind w:left="360"/>
              <w:jc w:val="left"/>
              <w:rPr>
                <w:rFonts w:eastAsia="F"/>
                <w:sz w:val="20"/>
                <w:szCs w:val="20"/>
                <w:lang w:val="en-CA" w:eastAsia="fr-CA"/>
              </w:rPr>
            </w:pPr>
          </w:p>
          <w:p w14:paraId="28D7A252" w14:textId="23E40D90" w:rsidR="00F94CBA" w:rsidRPr="003F0276" w:rsidRDefault="00705201">
            <w:pPr>
              <w:pStyle w:val="ListParagraph"/>
              <w:numPr>
                <w:ilvl w:val="0"/>
                <w:numId w:val="12"/>
              </w:numPr>
              <w:spacing w:line="240" w:lineRule="auto"/>
              <w:jc w:val="left"/>
              <w:rPr>
                <w:lang w:val="en-CA"/>
              </w:rPr>
            </w:pPr>
            <w:r w:rsidRPr="003F0276">
              <w:rPr>
                <w:rFonts w:eastAsia="F"/>
                <w:sz w:val="20"/>
                <w:szCs w:val="20"/>
                <w:lang w:val="en-CA" w:eastAsia="fr-CA"/>
              </w:rPr>
              <w:t xml:space="preserve">Introduction and </w:t>
            </w:r>
            <w:r w:rsidR="009D7D85">
              <w:rPr>
                <w:rFonts w:eastAsia="F"/>
                <w:sz w:val="20"/>
                <w:szCs w:val="20"/>
                <w:lang w:val="en-CA" w:eastAsia="fr-CA"/>
              </w:rPr>
              <w:t>C</w:t>
            </w:r>
            <w:r w:rsidRPr="003F0276">
              <w:rPr>
                <w:rFonts w:eastAsia="F"/>
                <w:sz w:val="20"/>
                <w:szCs w:val="20"/>
                <w:lang w:val="en-CA" w:eastAsia="fr-CA"/>
              </w:rPr>
              <w:t xml:space="preserve">hapter 1 of the </w:t>
            </w:r>
            <w:proofErr w:type="gramStart"/>
            <w:r w:rsidRPr="003F0276">
              <w:rPr>
                <w:rFonts w:eastAsia="F"/>
                <w:sz w:val="20"/>
                <w:szCs w:val="20"/>
                <w:lang w:val="en-CA" w:eastAsia="fr-CA"/>
              </w:rPr>
              <w:t>thesis;</w:t>
            </w:r>
            <w:proofErr w:type="gramEnd"/>
          </w:p>
          <w:p w14:paraId="0451626C" w14:textId="77777777" w:rsidR="00F94CBA" w:rsidRPr="00763CE1" w:rsidRDefault="00F94CBA" w:rsidP="00D62FB4">
            <w:pPr>
              <w:rPr>
                <w:rFonts w:eastAsia="F"/>
                <w:lang w:val="en-CA"/>
              </w:rPr>
            </w:pPr>
          </w:p>
        </w:tc>
      </w:tr>
    </w:tbl>
    <w:p w14:paraId="2C3822AC" w14:textId="7668016B" w:rsidR="00913372" w:rsidRPr="003F0276" w:rsidRDefault="00913372" w:rsidP="00B20EDD">
      <w:pPr>
        <w:pStyle w:val="Caption"/>
        <w:jc w:val="center"/>
      </w:pPr>
      <w:r w:rsidRPr="00B20EDD">
        <w:rPr>
          <w:b/>
          <w:bCs w:val="0"/>
        </w:rPr>
        <w:t xml:space="preserve">Table </w:t>
      </w:r>
      <w:r w:rsidRPr="00B20EDD">
        <w:rPr>
          <w:b/>
          <w:bCs w:val="0"/>
        </w:rPr>
        <w:fldChar w:fldCharType="begin"/>
      </w:r>
      <w:r w:rsidRPr="00B20EDD">
        <w:rPr>
          <w:b/>
          <w:bCs w:val="0"/>
        </w:rPr>
        <w:instrText xml:space="preserve"> SEQ Table \* ARABIC </w:instrText>
      </w:r>
      <w:r w:rsidRPr="00B20EDD">
        <w:rPr>
          <w:b/>
          <w:bCs w:val="0"/>
        </w:rPr>
        <w:fldChar w:fldCharType="separate"/>
      </w:r>
      <w:r w:rsidR="000E7B34">
        <w:rPr>
          <w:b/>
          <w:bCs w:val="0"/>
          <w:noProof/>
        </w:rPr>
        <w:t>2</w:t>
      </w:r>
      <w:r w:rsidRPr="00B20EDD">
        <w:rPr>
          <w:b/>
          <w:bCs w:val="0"/>
        </w:rPr>
        <w:fldChar w:fldCharType="end"/>
      </w:r>
      <w:r w:rsidR="007006BA">
        <w:t xml:space="preserve"> </w:t>
      </w:r>
      <w:r w:rsidR="00706354">
        <w:t xml:space="preserve">Phase II - </w:t>
      </w:r>
      <w:r w:rsidR="0063462D">
        <w:t>Planning stage of the research</w:t>
      </w:r>
      <w:r w:rsidRPr="003F0276">
        <w:t xml:space="preserve"> </w:t>
      </w:r>
    </w:p>
    <w:p w14:paraId="3B997A6E" w14:textId="77777777" w:rsidR="00F94CBA" w:rsidRPr="003F0276" w:rsidRDefault="00F94CBA" w:rsidP="00301087">
      <w:pPr>
        <w:pStyle w:val="Standard"/>
        <w:spacing w:line="240" w:lineRule="auto"/>
        <w:rPr>
          <w:lang w:val="en-CA"/>
        </w:rPr>
        <w:pPrChange w:id="45" w:author="Iannick Gagnon" w:date="2020-12-07T10:09:00Z">
          <w:pPr>
            <w:pStyle w:val="Standard"/>
          </w:pPr>
        </w:pPrChange>
      </w:pPr>
    </w:p>
    <w:p w14:paraId="09FAAB66" w14:textId="79B3F18C" w:rsidR="00F94CBA" w:rsidRDefault="00705201" w:rsidP="00D93602">
      <w:pPr>
        <w:pStyle w:val="Heading2"/>
      </w:pPr>
      <w:bookmarkStart w:id="46" w:name="__RefHeading___Toc68439_2605631916"/>
      <w:bookmarkStart w:id="47" w:name="_Toc48605301"/>
      <w:r w:rsidRPr="003F0276">
        <w:t>Phase III – Operation</w:t>
      </w:r>
      <w:bookmarkEnd w:id="46"/>
      <w:bookmarkEnd w:id="47"/>
    </w:p>
    <w:p w14:paraId="2C15845F" w14:textId="77777777" w:rsidR="007006BA" w:rsidRPr="007006BA" w:rsidRDefault="007006BA" w:rsidP="007006BA">
      <w:pPr>
        <w:pStyle w:val="Standard"/>
        <w:spacing w:line="240" w:lineRule="auto"/>
      </w:pPr>
    </w:p>
    <w:p w14:paraId="17BFDE9C" w14:textId="77777777" w:rsidR="00F20EF2" w:rsidRDefault="00705201">
      <w:pPr>
        <w:pStyle w:val="Standard"/>
        <w:rPr>
          <w:lang w:val="en-CA"/>
        </w:rPr>
      </w:pPr>
      <w:r w:rsidRPr="003F0276">
        <w:rPr>
          <w:lang w:val="en-CA"/>
        </w:rPr>
        <w:t xml:space="preserve">This </w:t>
      </w:r>
      <w:r w:rsidR="0063462D">
        <w:rPr>
          <w:lang w:val="en-CA"/>
        </w:rPr>
        <w:t xml:space="preserve">third </w:t>
      </w:r>
      <w:r w:rsidRPr="003F0276">
        <w:rPr>
          <w:lang w:val="en-CA"/>
        </w:rPr>
        <w:t xml:space="preserve">phase </w:t>
      </w:r>
      <w:r w:rsidR="0063462D">
        <w:rPr>
          <w:lang w:val="en-CA"/>
        </w:rPr>
        <w:t xml:space="preserve">describes what </w:t>
      </w:r>
      <w:r w:rsidRPr="003F0276">
        <w:rPr>
          <w:lang w:val="en-CA"/>
        </w:rPr>
        <w:t xml:space="preserve">will be accomplished by implementing the proposed framework, organizing the test functions </w:t>
      </w:r>
      <w:r w:rsidR="009D7D85">
        <w:rPr>
          <w:lang w:val="en-CA"/>
        </w:rPr>
        <w:t>within</w:t>
      </w:r>
      <w:r w:rsidR="009D7D85" w:rsidRPr="003F0276">
        <w:rPr>
          <w:lang w:val="en-CA"/>
        </w:rPr>
        <w:t xml:space="preserve"> </w:t>
      </w:r>
      <w:r w:rsidRPr="003F0276">
        <w:rPr>
          <w:lang w:val="en-CA"/>
        </w:rPr>
        <w:t>its structure, running the experiment following the analytical frameworks gathered in the previous phase, and performing a comparative analysis between the proposed framework and the observed practices from the literature.</w:t>
      </w:r>
      <w:r w:rsidR="00F20EF2">
        <w:rPr>
          <w:lang w:val="en-CA"/>
        </w:rPr>
        <w:t xml:space="preserve"> </w:t>
      </w:r>
    </w:p>
    <w:p w14:paraId="708E2EEF" w14:textId="3B42E84F" w:rsidR="00F94CBA" w:rsidRDefault="00F20EF2">
      <w:pPr>
        <w:pStyle w:val="Standard"/>
        <w:rPr>
          <w:lang w:val="en-CA"/>
        </w:rPr>
      </w:pPr>
      <w:r>
        <w:rPr>
          <w:lang w:val="en-CA"/>
        </w:rPr>
        <w:t xml:space="preserve">The proposed framework will have elements of both object oriented and flow programming. A visual representation of its structure is shown in </w:t>
      </w:r>
      <w:r w:rsidRPr="00301087">
        <w:rPr>
          <w:lang w:val="en-CA"/>
        </w:rPr>
        <w:fldChar w:fldCharType="begin"/>
      </w:r>
      <w:r w:rsidRPr="00301087">
        <w:rPr>
          <w:lang w:val="en-CA"/>
          <w:rPrChange w:id="48" w:author="Iannick Gagnon" w:date="2020-12-07T10:09:00Z">
            <w:rPr>
              <w:lang w:val="en-CA"/>
            </w:rPr>
          </w:rPrChange>
        </w:rPr>
        <w:instrText xml:space="preserve"> REF _Ref47716319 \h </w:instrText>
      </w:r>
      <w:r w:rsidRPr="00301087">
        <w:rPr>
          <w:lang w:val="en-CA"/>
          <w:rPrChange w:id="49" w:author="Iannick Gagnon" w:date="2020-12-07T10:09:00Z">
            <w:rPr>
              <w:lang w:val="en-CA"/>
            </w:rPr>
          </w:rPrChange>
        </w:rPr>
      </w:r>
      <w:r w:rsidR="00301087" w:rsidRPr="00301087">
        <w:rPr>
          <w:lang w:val="en-CA"/>
          <w:rPrChange w:id="50" w:author="Iannick Gagnon" w:date="2020-12-07T10:09:00Z">
            <w:rPr>
              <w:lang w:val="en-CA"/>
            </w:rPr>
          </w:rPrChange>
        </w:rPr>
        <w:instrText xml:space="preserve"> \* MERGEFORMAT </w:instrText>
      </w:r>
      <w:r w:rsidRPr="00301087">
        <w:rPr>
          <w:lang w:val="en-CA"/>
          <w:rPrChange w:id="51" w:author="Iannick Gagnon" w:date="2020-12-07T10:09:00Z">
            <w:rPr>
              <w:lang w:val="en-CA"/>
            </w:rPr>
          </w:rPrChange>
        </w:rPr>
        <w:fldChar w:fldCharType="separate"/>
      </w:r>
      <w:r w:rsidR="000E7B34" w:rsidRPr="00301087">
        <w:rPr>
          <w:rPrChange w:id="52" w:author="Iannick Gagnon" w:date="2020-12-07T10:09:00Z">
            <w:rPr>
              <w:b/>
              <w:bCs/>
            </w:rPr>
          </w:rPrChange>
        </w:rPr>
        <w:t xml:space="preserve">Figure </w:t>
      </w:r>
      <w:r w:rsidR="000E7B34" w:rsidRPr="00301087">
        <w:rPr>
          <w:noProof/>
          <w:rPrChange w:id="53" w:author="Iannick Gagnon" w:date="2020-12-07T10:09:00Z">
            <w:rPr>
              <w:b/>
              <w:bCs/>
              <w:noProof/>
            </w:rPr>
          </w:rPrChange>
        </w:rPr>
        <w:t>2</w:t>
      </w:r>
      <w:r w:rsidRPr="001B16E5">
        <w:rPr>
          <w:lang w:val="en-CA"/>
        </w:rPr>
        <w:fldChar w:fldCharType="end"/>
      </w:r>
      <w:r>
        <w:rPr>
          <w:lang w:val="en-CA"/>
        </w:rPr>
        <w:t xml:space="preserve">. The metaheuristics definition step is outside the scope of this research. </w:t>
      </w:r>
      <w:r w:rsidR="00A04ACB">
        <w:rPr>
          <w:lang w:val="en-CA"/>
        </w:rPr>
        <w:t xml:space="preserve">For testing a specific algorithm, the framework comes in the form of a </w:t>
      </w:r>
      <w:del w:id="54" w:author="Iannick Gagnon" w:date="2020-12-07T10:09:00Z">
        <w:r w:rsidR="00A04ACB" w:rsidDel="001B16E5">
          <w:rPr>
            <w:lang w:val="en-CA"/>
          </w:rPr>
          <w:delText xml:space="preserve">python </w:delText>
        </w:r>
      </w:del>
      <w:ins w:id="55" w:author="Iannick Gagnon" w:date="2020-12-07T10:09:00Z">
        <w:r w:rsidR="001B16E5">
          <w:rPr>
            <w:lang w:val="en-CA"/>
          </w:rPr>
          <w:t>Python</w:t>
        </w:r>
      </w:ins>
      <w:ins w:id="56" w:author="Iannick Gagnon" w:date="2020-12-07T10:10:00Z">
        <w:r w:rsidR="001B16E5">
          <w:rPr>
            <w:lang w:val="en-CA"/>
          </w:rPr>
          <w:t xml:space="preserve"> </w:t>
        </w:r>
      </w:ins>
      <w:r w:rsidR="00A04ACB">
        <w:rPr>
          <w:lang w:val="en-CA"/>
        </w:rPr>
        <w:t xml:space="preserve">software in which relevant problem instances are selected at the preprocessing stage. The algorithm is then run on the selected problem at the testing stage during which the results are collected and stored for analysis and post-processing. </w:t>
      </w:r>
    </w:p>
    <w:p w14:paraId="7152159C" w14:textId="77777777" w:rsidR="007006BA" w:rsidRPr="003F0276" w:rsidRDefault="007006BA">
      <w:pPr>
        <w:pStyle w:val="Standard"/>
        <w:rPr>
          <w:lang w:val="en-CA"/>
        </w:rPr>
      </w:pPr>
    </w:p>
    <w:p w14:paraId="19AB8096" w14:textId="5D0C97DB" w:rsidR="00705201" w:rsidRPr="003F0276" w:rsidRDefault="00705201" w:rsidP="00D62FB4"/>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84"/>
        <w:gridCol w:w="3317"/>
        <w:gridCol w:w="2914"/>
      </w:tblGrid>
      <w:tr w:rsidR="00F94CBA" w:rsidRPr="003F0276" w14:paraId="6E5552F4" w14:textId="77777777" w:rsidTr="00381B58">
        <w:trPr>
          <w:trHeight w:val="454"/>
          <w:jc w:val="center"/>
        </w:trPr>
        <w:tc>
          <w:tcPr>
            <w:tcW w:w="3084" w:type="dxa"/>
            <w:shd w:val="clear" w:color="auto" w:fill="auto"/>
            <w:tcMar>
              <w:top w:w="0" w:type="dxa"/>
              <w:left w:w="108" w:type="dxa"/>
              <w:bottom w:w="0" w:type="dxa"/>
              <w:right w:w="108" w:type="dxa"/>
            </w:tcMar>
            <w:vAlign w:val="center"/>
          </w:tcPr>
          <w:p w14:paraId="6370B469"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lastRenderedPageBreak/>
              <w:t>Preparation</w:t>
            </w:r>
          </w:p>
        </w:tc>
        <w:tc>
          <w:tcPr>
            <w:tcW w:w="3317" w:type="dxa"/>
            <w:shd w:val="clear" w:color="auto" w:fill="auto"/>
            <w:tcMar>
              <w:top w:w="0" w:type="dxa"/>
              <w:left w:w="108" w:type="dxa"/>
              <w:bottom w:w="0" w:type="dxa"/>
              <w:right w:w="108" w:type="dxa"/>
            </w:tcMar>
            <w:vAlign w:val="center"/>
          </w:tcPr>
          <w:p w14:paraId="75C609A4"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Execution</w:t>
            </w:r>
          </w:p>
        </w:tc>
        <w:tc>
          <w:tcPr>
            <w:tcW w:w="2914" w:type="dxa"/>
            <w:shd w:val="clear" w:color="auto" w:fill="auto"/>
            <w:tcMar>
              <w:top w:w="0" w:type="dxa"/>
              <w:left w:w="108" w:type="dxa"/>
              <w:bottom w:w="0" w:type="dxa"/>
              <w:right w:w="108" w:type="dxa"/>
            </w:tcMar>
            <w:vAlign w:val="center"/>
          </w:tcPr>
          <w:p w14:paraId="496CCF30"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Analysis</w:t>
            </w:r>
          </w:p>
        </w:tc>
      </w:tr>
      <w:tr w:rsidR="00F94CBA" w:rsidRPr="00531B80" w14:paraId="32541CA5" w14:textId="77777777" w:rsidTr="00381B58">
        <w:trPr>
          <w:trHeight w:val="454"/>
          <w:jc w:val="center"/>
        </w:trPr>
        <w:tc>
          <w:tcPr>
            <w:tcW w:w="3084" w:type="dxa"/>
            <w:shd w:val="clear" w:color="auto" w:fill="auto"/>
            <w:tcMar>
              <w:top w:w="0" w:type="dxa"/>
              <w:left w:w="108" w:type="dxa"/>
              <w:bottom w:w="0" w:type="dxa"/>
              <w:right w:w="108" w:type="dxa"/>
            </w:tcMar>
          </w:tcPr>
          <w:p w14:paraId="5A5C57C5" w14:textId="77777777" w:rsidR="00F94CBA" w:rsidRPr="003F0276" w:rsidRDefault="00F94CBA">
            <w:pPr>
              <w:pStyle w:val="ListParagraph"/>
              <w:keepNext/>
              <w:spacing w:line="240" w:lineRule="auto"/>
              <w:ind w:left="947"/>
              <w:jc w:val="left"/>
              <w:rPr>
                <w:rFonts w:eastAsia="F"/>
                <w:b/>
                <w:sz w:val="20"/>
                <w:szCs w:val="20"/>
                <w:lang w:val="en-CA" w:eastAsia="fr-CA"/>
              </w:rPr>
            </w:pPr>
          </w:p>
          <w:p w14:paraId="5FF7AE5B" w14:textId="131BF229" w:rsidR="00A1495B" w:rsidRPr="00A1495B" w:rsidRDefault="00A1495B">
            <w:pPr>
              <w:pStyle w:val="ListParagraph"/>
              <w:numPr>
                <w:ilvl w:val="0"/>
                <w:numId w:val="17"/>
              </w:numPr>
              <w:spacing w:line="240" w:lineRule="auto"/>
              <w:jc w:val="left"/>
              <w:rPr>
                <w:sz w:val="20"/>
                <w:szCs w:val="20"/>
                <w:lang w:val="en-CA"/>
              </w:rPr>
            </w:pPr>
            <w:r w:rsidRPr="00A1495B">
              <w:rPr>
                <w:sz w:val="20"/>
                <w:szCs w:val="20"/>
                <w:lang w:val="en-CA"/>
              </w:rPr>
              <w:t xml:space="preserve">Pilot study using standard </w:t>
            </w:r>
            <w:proofErr w:type="gramStart"/>
            <w:r w:rsidRPr="00A1495B">
              <w:rPr>
                <w:sz w:val="20"/>
                <w:szCs w:val="20"/>
                <w:lang w:val="en-CA"/>
              </w:rPr>
              <w:t>algorithms</w:t>
            </w:r>
            <w:r>
              <w:rPr>
                <w:sz w:val="20"/>
                <w:szCs w:val="20"/>
                <w:lang w:val="en-CA"/>
              </w:rPr>
              <w:t>;</w:t>
            </w:r>
            <w:proofErr w:type="gramEnd"/>
          </w:p>
          <w:p w14:paraId="4D5022B1" w14:textId="77777777" w:rsidR="00F94CBA" w:rsidRPr="003F0276" w:rsidRDefault="00F94CBA">
            <w:pPr>
              <w:pStyle w:val="ListParagraph"/>
              <w:spacing w:line="240" w:lineRule="auto"/>
              <w:ind w:left="947"/>
              <w:jc w:val="left"/>
              <w:rPr>
                <w:rFonts w:eastAsia="F"/>
                <w:b/>
                <w:sz w:val="20"/>
                <w:szCs w:val="20"/>
                <w:lang w:val="en-CA" w:eastAsia="fr-CA"/>
              </w:rPr>
            </w:pPr>
          </w:p>
          <w:p w14:paraId="164FBD4A" w14:textId="678549D0" w:rsidR="00F94CBA" w:rsidRPr="00F20EF2" w:rsidRDefault="00705201">
            <w:pPr>
              <w:pStyle w:val="ListParagraph"/>
              <w:numPr>
                <w:ilvl w:val="0"/>
                <w:numId w:val="17"/>
              </w:numPr>
              <w:spacing w:line="240" w:lineRule="auto"/>
              <w:jc w:val="left"/>
              <w:rPr>
                <w:lang w:val="en-CA"/>
              </w:rPr>
            </w:pPr>
            <w:r w:rsidRPr="003F0276">
              <w:rPr>
                <w:rFonts w:eastAsia="F"/>
                <w:bCs/>
                <w:sz w:val="20"/>
                <w:szCs w:val="20"/>
                <w:lang w:val="en-CA" w:eastAsia="fr-CA"/>
              </w:rPr>
              <w:t>D</w:t>
            </w:r>
            <w:r w:rsidR="00A1495B">
              <w:rPr>
                <w:rFonts w:eastAsia="F"/>
                <w:bCs/>
                <w:sz w:val="20"/>
                <w:szCs w:val="20"/>
                <w:lang w:val="en-CA" w:eastAsia="fr-CA"/>
              </w:rPr>
              <w:t>esign of experiment</w:t>
            </w:r>
            <w:r w:rsidR="002F582C">
              <w:rPr>
                <w:rFonts w:eastAsia="F"/>
                <w:bCs/>
                <w:sz w:val="20"/>
                <w:szCs w:val="20"/>
                <w:lang w:val="en-CA" w:eastAsia="fr-CA"/>
              </w:rPr>
              <w:t>s</w:t>
            </w:r>
            <w:r w:rsidR="00A1495B">
              <w:rPr>
                <w:rFonts w:eastAsia="F"/>
                <w:bCs/>
                <w:sz w:val="20"/>
                <w:szCs w:val="20"/>
                <w:lang w:val="en-CA" w:eastAsia="fr-CA"/>
              </w:rPr>
              <w:t>: Classification</w:t>
            </w:r>
            <w:r w:rsidR="00F20EF2">
              <w:rPr>
                <w:rFonts w:eastAsia="F"/>
                <w:bCs/>
                <w:sz w:val="20"/>
                <w:szCs w:val="20"/>
                <w:lang w:val="en-CA" w:eastAsia="fr-CA"/>
              </w:rPr>
              <w:t>, and selection of problem instances</w:t>
            </w:r>
          </w:p>
          <w:p w14:paraId="2951F85C" w14:textId="77777777" w:rsidR="00F20EF2" w:rsidRPr="00F20EF2" w:rsidRDefault="00F20EF2" w:rsidP="00F20EF2">
            <w:pPr>
              <w:pStyle w:val="ListParagraph"/>
              <w:rPr>
                <w:sz w:val="20"/>
                <w:szCs w:val="20"/>
                <w:lang w:val="en-CA"/>
              </w:rPr>
            </w:pPr>
          </w:p>
          <w:p w14:paraId="7F6D909E" w14:textId="04FD09A9" w:rsidR="00F20EF2" w:rsidRPr="00F20EF2" w:rsidRDefault="00F20EF2" w:rsidP="00F20EF2">
            <w:pPr>
              <w:pStyle w:val="ListParagraph"/>
              <w:numPr>
                <w:ilvl w:val="0"/>
                <w:numId w:val="17"/>
              </w:numPr>
              <w:spacing w:line="240" w:lineRule="auto"/>
              <w:jc w:val="left"/>
              <w:rPr>
                <w:lang w:val="en-CA"/>
              </w:rPr>
            </w:pPr>
            <w:r w:rsidRPr="00F20EF2">
              <w:rPr>
                <w:sz w:val="20"/>
                <w:szCs w:val="20"/>
                <w:lang w:val="en-CA"/>
              </w:rPr>
              <w:t xml:space="preserve">Collection and classification of metaheuristics test </w:t>
            </w:r>
            <w:proofErr w:type="gramStart"/>
            <w:r w:rsidRPr="00F20EF2">
              <w:rPr>
                <w:sz w:val="20"/>
                <w:szCs w:val="20"/>
                <w:lang w:val="en-CA"/>
              </w:rPr>
              <w:t>functions;</w:t>
            </w:r>
            <w:proofErr w:type="gramEnd"/>
          </w:p>
          <w:p w14:paraId="0C1D8352" w14:textId="77777777" w:rsidR="00F94CBA" w:rsidRPr="00F20EF2" w:rsidRDefault="00F94CBA" w:rsidP="00F20EF2">
            <w:pPr>
              <w:spacing w:line="240" w:lineRule="auto"/>
              <w:ind w:firstLine="0"/>
              <w:jc w:val="left"/>
              <w:rPr>
                <w:rFonts w:eastAsia="F"/>
                <w:b/>
                <w:sz w:val="20"/>
                <w:szCs w:val="20"/>
                <w:lang w:val="en-CA" w:eastAsia="fr-CA"/>
              </w:rPr>
            </w:pPr>
          </w:p>
        </w:tc>
        <w:tc>
          <w:tcPr>
            <w:tcW w:w="3317" w:type="dxa"/>
            <w:shd w:val="clear" w:color="auto" w:fill="auto"/>
            <w:tcMar>
              <w:top w:w="0" w:type="dxa"/>
              <w:left w:w="108" w:type="dxa"/>
              <w:bottom w:w="0" w:type="dxa"/>
              <w:right w:w="108" w:type="dxa"/>
            </w:tcMar>
          </w:tcPr>
          <w:p w14:paraId="36F4FC40" w14:textId="77777777" w:rsidR="00F94CBA" w:rsidRPr="00F20EF2" w:rsidRDefault="00F94CBA" w:rsidP="00F20EF2">
            <w:pPr>
              <w:spacing w:line="240" w:lineRule="auto"/>
              <w:ind w:firstLine="0"/>
              <w:jc w:val="left"/>
              <w:rPr>
                <w:rFonts w:eastAsia="F"/>
                <w:b/>
                <w:sz w:val="20"/>
                <w:szCs w:val="20"/>
                <w:lang w:val="en-CA" w:eastAsia="fr-CA"/>
              </w:rPr>
            </w:pPr>
          </w:p>
          <w:p w14:paraId="6F7DED20" w14:textId="77777777" w:rsidR="00F94CBA" w:rsidRPr="003F0276" w:rsidRDefault="00705201" w:rsidP="00F20EF2">
            <w:pPr>
              <w:pStyle w:val="ListParagraph"/>
              <w:numPr>
                <w:ilvl w:val="0"/>
                <w:numId w:val="17"/>
              </w:numPr>
              <w:spacing w:after="240" w:line="240" w:lineRule="auto"/>
              <w:jc w:val="left"/>
              <w:rPr>
                <w:rFonts w:eastAsia="F"/>
                <w:bCs/>
                <w:sz w:val="20"/>
                <w:szCs w:val="20"/>
                <w:lang w:val="en-CA" w:eastAsia="fr-CA"/>
              </w:rPr>
            </w:pPr>
            <w:r w:rsidRPr="003F0276">
              <w:rPr>
                <w:rFonts w:eastAsia="F"/>
                <w:bCs/>
                <w:sz w:val="20"/>
                <w:szCs w:val="20"/>
                <w:lang w:val="en-CA" w:eastAsia="fr-CA"/>
              </w:rPr>
              <w:t>Use of the framework to benchmark a representative set of proposed algorithms</w:t>
            </w:r>
          </w:p>
          <w:p w14:paraId="75714B52" w14:textId="77777777" w:rsidR="00F20EF2" w:rsidRPr="003F0276" w:rsidRDefault="00F20EF2" w:rsidP="00F20EF2">
            <w:pPr>
              <w:pStyle w:val="ListParagraph"/>
              <w:numPr>
                <w:ilvl w:val="0"/>
                <w:numId w:val="17"/>
              </w:numPr>
              <w:spacing w:line="240" w:lineRule="auto"/>
              <w:jc w:val="left"/>
              <w:rPr>
                <w:lang w:val="en-CA"/>
              </w:rPr>
            </w:pPr>
            <w:r w:rsidRPr="003F0276">
              <w:rPr>
                <w:rFonts w:eastAsia="F"/>
                <w:bCs/>
                <w:sz w:val="20"/>
                <w:szCs w:val="20"/>
                <w:lang w:val="en-CA" w:eastAsia="fr-CA"/>
              </w:rPr>
              <w:t xml:space="preserve">Collection of experimental data issued from the application of the </w:t>
            </w:r>
            <w:proofErr w:type="gramStart"/>
            <w:r w:rsidRPr="003F0276">
              <w:rPr>
                <w:rFonts w:eastAsia="F"/>
                <w:bCs/>
                <w:sz w:val="20"/>
                <w:szCs w:val="20"/>
                <w:lang w:val="en-CA" w:eastAsia="fr-CA"/>
              </w:rPr>
              <w:t>framework;</w:t>
            </w:r>
            <w:proofErr w:type="gramEnd"/>
          </w:p>
          <w:p w14:paraId="4CFEE893" w14:textId="77777777" w:rsidR="00F94CBA" w:rsidRPr="003F0276" w:rsidRDefault="00F94CBA">
            <w:pPr>
              <w:pStyle w:val="Standard"/>
              <w:spacing w:line="240" w:lineRule="auto"/>
              <w:ind w:left="227"/>
              <w:jc w:val="left"/>
              <w:rPr>
                <w:rFonts w:eastAsia="F"/>
                <w:sz w:val="20"/>
                <w:szCs w:val="20"/>
                <w:lang w:val="en-CA" w:eastAsia="fr-CA"/>
              </w:rPr>
            </w:pPr>
          </w:p>
        </w:tc>
        <w:tc>
          <w:tcPr>
            <w:tcW w:w="2914" w:type="dxa"/>
            <w:shd w:val="clear" w:color="auto" w:fill="auto"/>
            <w:tcMar>
              <w:top w:w="0" w:type="dxa"/>
              <w:left w:w="108" w:type="dxa"/>
              <w:bottom w:w="0" w:type="dxa"/>
              <w:right w:w="108" w:type="dxa"/>
            </w:tcMar>
          </w:tcPr>
          <w:p w14:paraId="17D767C6" w14:textId="77777777" w:rsidR="00F94CBA" w:rsidRPr="00F20EF2" w:rsidRDefault="00F94CBA" w:rsidP="00F20EF2">
            <w:pPr>
              <w:spacing w:line="240" w:lineRule="auto"/>
              <w:ind w:firstLine="0"/>
              <w:jc w:val="left"/>
              <w:rPr>
                <w:rFonts w:eastAsia="F"/>
                <w:bCs/>
                <w:sz w:val="20"/>
                <w:szCs w:val="20"/>
                <w:lang w:val="en-CA" w:eastAsia="fr-CA"/>
              </w:rPr>
            </w:pPr>
          </w:p>
          <w:p w14:paraId="1524C5CB" w14:textId="1AAB0D3C" w:rsidR="00F20EF2" w:rsidRPr="00F20EF2" w:rsidRDefault="00705201" w:rsidP="00F20EF2">
            <w:pPr>
              <w:pStyle w:val="ListParagraph"/>
              <w:numPr>
                <w:ilvl w:val="0"/>
                <w:numId w:val="17"/>
              </w:numPr>
              <w:spacing w:line="240" w:lineRule="auto"/>
              <w:jc w:val="left"/>
              <w:rPr>
                <w:lang w:val="en-CA"/>
              </w:rPr>
            </w:pPr>
            <w:r w:rsidRPr="003F0276">
              <w:rPr>
                <w:rFonts w:eastAsia="F"/>
                <w:bCs/>
                <w:sz w:val="20"/>
                <w:szCs w:val="20"/>
                <w:lang w:val="en-CA" w:eastAsia="fr-CA"/>
              </w:rPr>
              <w:t xml:space="preserve">Analysis of the gathered experimental data with tools and procedures taken from the </w:t>
            </w:r>
            <w:proofErr w:type="gramStart"/>
            <w:r w:rsidRPr="003F0276">
              <w:rPr>
                <w:rFonts w:eastAsia="F"/>
                <w:bCs/>
                <w:sz w:val="20"/>
                <w:szCs w:val="20"/>
                <w:lang w:val="en-CA" w:eastAsia="fr-CA"/>
              </w:rPr>
              <w:t>framework;</w:t>
            </w:r>
            <w:proofErr w:type="gramEnd"/>
          </w:p>
          <w:p w14:paraId="5C1365F6" w14:textId="77777777" w:rsidR="00F94CBA" w:rsidRPr="003F0276" w:rsidRDefault="00F94CBA">
            <w:pPr>
              <w:pStyle w:val="ListParagraph"/>
              <w:spacing w:line="240" w:lineRule="auto"/>
              <w:ind w:left="947"/>
              <w:jc w:val="left"/>
              <w:rPr>
                <w:rFonts w:eastAsia="F"/>
                <w:bCs/>
                <w:sz w:val="20"/>
                <w:szCs w:val="20"/>
                <w:lang w:val="en-CA" w:eastAsia="fr-CA"/>
              </w:rPr>
            </w:pPr>
          </w:p>
          <w:p w14:paraId="6F3B6B93" w14:textId="77777777" w:rsidR="00F94CBA" w:rsidRPr="003F0276" w:rsidRDefault="00705201">
            <w:pPr>
              <w:pStyle w:val="ListParagraph"/>
              <w:numPr>
                <w:ilvl w:val="0"/>
                <w:numId w:val="17"/>
              </w:numPr>
              <w:spacing w:line="240" w:lineRule="auto"/>
              <w:jc w:val="left"/>
              <w:rPr>
                <w:lang w:val="en-CA"/>
              </w:rPr>
            </w:pPr>
            <w:r w:rsidRPr="003F0276">
              <w:rPr>
                <w:rFonts w:eastAsia="F"/>
                <w:bCs/>
                <w:sz w:val="20"/>
                <w:szCs w:val="20"/>
                <w:lang w:val="en-CA" w:eastAsia="fr-CA"/>
              </w:rPr>
              <w:t xml:space="preserve">Chapters 2 and 3 of the </w:t>
            </w:r>
            <w:proofErr w:type="gramStart"/>
            <w:r w:rsidRPr="003F0276">
              <w:rPr>
                <w:rFonts w:eastAsia="F"/>
                <w:bCs/>
                <w:sz w:val="20"/>
                <w:szCs w:val="20"/>
                <w:lang w:val="en-CA" w:eastAsia="fr-CA"/>
              </w:rPr>
              <w:t>thesis</w:t>
            </w:r>
            <w:proofErr w:type="gramEnd"/>
            <w:r w:rsidRPr="003F0276">
              <w:rPr>
                <w:rFonts w:eastAsia="F"/>
                <w:bCs/>
                <w:sz w:val="20"/>
                <w:szCs w:val="20"/>
                <w:lang w:val="en-CA" w:eastAsia="fr-CA"/>
              </w:rPr>
              <w:t>.</w:t>
            </w:r>
          </w:p>
          <w:p w14:paraId="559AE51B" w14:textId="77777777" w:rsidR="00F94CBA" w:rsidRPr="003F0276" w:rsidRDefault="00F94CBA" w:rsidP="00913372">
            <w:pPr>
              <w:pStyle w:val="Standard"/>
              <w:keepNext/>
              <w:spacing w:line="240" w:lineRule="auto"/>
              <w:ind w:left="227"/>
              <w:jc w:val="left"/>
              <w:rPr>
                <w:rFonts w:eastAsia="F"/>
                <w:sz w:val="20"/>
                <w:szCs w:val="20"/>
                <w:lang w:val="en-CA" w:eastAsia="fr-CA"/>
              </w:rPr>
            </w:pPr>
          </w:p>
        </w:tc>
      </w:tr>
    </w:tbl>
    <w:p w14:paraId="07B440E1" w14:textId="71C7B974" w:rsidR="00913372" w:rsidRPr="003F0276" w:rsidRDefault="00913372" w:rsidP="00B20EDD">
      <w:pPr>
        <w:pStyle w:val="Caption"/>
        <w:jc w:val="center"/>
      </w:pPr>
      <w:r w:rsidRPr="00B20EDD">
        <w:rPr>
          <w:b/>
          <w:bCs w:val="0"/>
        </w:rPr>
        <w:t xml:space="preserve">Table </w:t>
      </w:r>
      <w:r w:rsidRPr="00B20EDD">
        <w:rPr>
          <w:b/>
          <w:bCs w:val="0"/>
        </w:rPr>
        <w:fldChar w:fldCharType="begin"/>
      </w:r>
      <w:r w:rsidRPr="00B20EDD">
        <w:rPr>
          <w:b/>
          <w:bCs w:val="0"/>
        </w:rPr>
        <w:instrText xml:space="preserve"> SEQ Table \* ARABIC </w:instrText>
      </w:r>
      <w:r w:rsidRPr="00B20EDD">
        <w:rPr>
          <w:b/>
          <w:bCs w:val="0"/>
        </w:rPr>
        <w:fldChar w:fldCharType="separate"/>
      </w:r>
      <w:r w:rsidR="000E7B34">
        <w:rPr>
          <w:b/>
          <w:bCs w:val="0"/>
          <w:noProof/>
        </w:rPr>
        <w:t>3</w:t>
      </w:r>
      <w:r w:rsidRPr="00B20EDD">
        <w:rPr>
          <w:b/>
          <w:bCs w:val="0"/>
        </w:rPr>
        <w:fldChar w:fldCharType="end"/>
      </w:r>
      <w:r w:rsidRPr="003F0276">
        <w:t xml:space="preserve"> </w:t>
      </w:r>
      <w:r w:rsidR="00706354">
        <w:t>Phase III - Planning stage of the framework design and test</w:t>
      </w:r>
    </w:p>
    <w:p w14:paraId="641DB8A4" w14:textId="77777777" w:rsidR="007006BA" w:rsidRPr="003F0276" w:rsidRDefault="007006BA" w:rsidP="00E17C65">
      <w:pPr>
        <w:pStyle w:val="Standard"/>
        <w:spacing w:line="240" w:lineRule="auto"/>
        <w:rPr>
          <w:lang w:val="en-CA"/>
        </w:rPr>
        <w:pPrChange w:id="57" w:author="Iannick Gagnon" w:date="2020-12-07T10:10:00Z">
          <w:pPr>
            <w:pStyle w:val="Standard"/>
          </w:pPr>
        </w:pPrChange>
      </w:pPr>
    </w:p>
    <w:p w14:paraId="7E2E6D0F" w14:textId="1B2B850A" w:rsidR="00F94CBA" w:rsidRDefault="00705201" w:rsidP="00E17C65">
      <w:pPr>
        <w:pStyle w:val="Heading2"/>
        <w:spacing w:line="240" w:lineRule="auto"/>
        <w:pPrChange w:id="58" w:author="Iannick Gagnon" w:date="2020-12-07T10:10:00Z">
          <w:pPr>
            <w:pStyle w:val="Heading2"/>
          </w:pPr>
        </w:pPrChange>
      </w:pPr>
      <w:bookmarkStart w:id="59" w:name="__RefHeading___Toc68441_2605631916"/>
      <w:bookmarkStart w:id="60" w:name="_Toc48605302"/>
      <w:r w:rsidRPr="00D93602">
        <w:t>Phase</w:t>
      </w:r>
      <w:r w:rsidRPr="003F0276">
        <w:t> </w:t>
      </w:r>
      <w:r w:rsidR="0051691A" w:rsidRPr="003F0276">
        <w:t>IV —</w:t>
      </w:r>
      <w:r w:rsidRPr="003F0276">
        <w:t xml:space="preserve"> Interpretation</w:t>
      </w:r>
      <w:bookmarkEnd w:id="59"/>
      <w:bookmarkEnd w:id="60"/>
    </w:p>
    <w:p w14:paraId="6F9B8DD9" w14:textId="77777777" w:rsidR="007006BA" w:rsidRPr="007006BA" w:rsidRDefault="007006BA" w:rsidP="00E17C65">
      <w:pPr>
        <w:pStyle w:val="Standard"/>
        <w:spacing w:line="240" w:lineRule="auto"/>
      </w:pPr>
    </w:p>
    <w:p w14:paraId="561AE3BD" w14:textId="7EDF9490" w:rsidR="00F94CBA" w:rsidRDefault="00705201">
      <w:pPr>
        <w:pStyle w:val="Standard"/>
        <w:rPr>
          <w:lang w:val="en-CA"/>
        </w:rPr>
      </w:pPr>
      <w:r w:rsidRPr="003F0276">
        <w:rPr>
          <w:lang w:val="en-CA"/>
        </w:rPr>
        <w:t xml:space="preserve">This last phase </w:t>
      </w:r>
      <w:r w:rsidR="00706354">
        <w:rPr>
          <w:lang w:val="en-CA"/>
        </w:rPr>
        <w:t xml:space="preserve">of the research plan describes the research steps where the results of the experimentation of the new framework proposal </w:t>
      </w:r>
      <w:r w:rsidR="009D7D85">
        <w:rPr>
          <w:lang w:val="en-CA"/>
        </w:rPr>
        <w:t>are</w:t>
      </w:r>
      <w:r w:rsidR="00706354">
        <w:rPr>
          <w:lang w:val="en-CA"/>
        </w:rPr>
        <w:t xml:space="preserve"> assessed and interpreted. It allows for</w:t>
      </w:r>
      <w:r w:rsidRPr="003F0276">
        <w:rPr>
          <w:lang w:val="en-CA"/>
        </w:rPr>
        <w:t xml:space="preserve"> reviewing the </w:t>
      </w:r>
      <w:r w:rsidR="00706354">
        <w:rPr>
          <w:lang w:val="en-CA"/>
        </w:rPr>
        <w:t xml:space="preserve">initial </w:t>
      </w:r>
      <w:r w:rsidRPr="003F0276">
        <w:rPr>
          <w:lang w:val="en-CA"/>
        </w:rPr>
        <w:t xml:space="preserve">research objectives, organizing and discussing the results and identifying future research opportunities. Conclusions about the utility and usability of the proposed framework </w:t>
      </w:r>
      <w:r w:rsidR="00706354">
        <w:rPr>
          <w:lang w:val="en-CA"/>
        </w:rPr>
        <w:t>is also presented</w:t>
      </w:r>
      <w:r w:rsidR="007006BA">
        <w:rPr>
          <w:lang w:val="en-CA"/>
        </w:rPr>
        <w:t>.</w:t>
      </w:r>
    </w:p>
    <w:p w14:paraId="276C77B5" w14:textId="77777777" w:rsidR="007006BA" w:rsidRPr="003F0276" w:rsidRDefault="007006BA">
      <w:pPr>
        <w:pStyle w:val="Standard"/>
        <w:rPr>
          <w:lang w:val="en-CA"/>
        </w:rPr>
      </w:pPr>
    </w:p>
    <w:p w14:paraId="609FBD46" w14:textId="6520C2C9" w:rsidR="00705201" w:rsidRPr="003F0276" w:rsidRDefault="00705201" w:rsidP="00D62FB4"/>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84"/>
        <w:gridCol w:w="3317"/>
        <w:gridCol w:w="2914"/>
      </w:tblGrid>
      <w:tr w:rsidR="00F94CBA" w:rsidRPr="003F0276" w14:paraId="55959101" w14:textId="77777777" w:rsidTr="00381B58">
        <w:trPr>
          <w:trHeight w:val="454"/>
          <w:jc w:val="center"/>
        </w:trPr>
        <w:tc>
          <w:tcPr>
            <w:tcW w:w="3084" w:type="dxa"/>
            <w:shd w:val="clear" w:color="auto" w:fill="auto"/>
            <w:tcMar>
              <w:top w:w="0" w:type="dxa"/>
              <w:left w:w="108" w:type="dxa"/>
              <w:bottom w:w="0" w:type="dxa"/>
              <w:right w:w="108" w:type="dxa"/>
            </w:tcMar>
            <w:vAlign w:val="center"/>
          </w:tcPr>
          <w:p w14:paraId="6B2D0AAE"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lastRenderedPageBreak/>
              <w:t>Interpretation context</w:t>
            </w:r>
          </w:p>
        </w:tc>
        <w:tc>
          <w:tcPr>
            <w:tcW w:w="3317" w:type="dxa"/>
            <w:shd w:val="clear" w:color="auto" w:fill="auto"/>
            <w:tcMar>
              <w:top w:w="0" w:type="dxa"/>
              <w:left w:w="108" w:type="dxa"/>
              <w:bottom w:w="0" w:type="dxa"/>
              <w:right w:w="108" w:type="dxa"/>
            </w:tcMar>
            <w:vAlign w:val="center"/>
          </w:tcPr>
          <w:p w14:paraId="39FFB6C3"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Extrapolation of results</w:t>
            </w:r>
          </w:p>
        </w:tc>
        <w:tc>
          <w:tcPr>
            <w:tcW w:w="2914" w:type="dxa"/>
            <w:shd w:val="clear" w:color="auto" w:fill="auto"/>
            <w:tcMar>
              <w:top w:w="0" w:type="dxa"/>
              <w:left w:w="108" w:type="dxa"/>
              <w:bottom w:w="0" w:type="dxa"/>
              <w:right w:w="108" w:type="dxa"/>
            </w:tcMar>
            <w:vAlign w:val="center"/>
          </w:tcPr>
          <w:p w14:paraId="221332EE" w14:textId="77777777" w:rsidR="00F94CBA" w:rsidRPr="003F0276" w:rsidRDefault="00705201" w:rsidP="0087100B">
            <w:pPr>
              <w:pStyle w:val="Tableindexheading"/>
              <w:jc w:val="center"/>
              <w:rPr>
                <w:rFonts w:ascii="Times New Roman" w:hAnsi="Times New Roman" w:cs="Times New Roman"/>
                <w:lang w:val="en-CA"/>
              </w:rPr>
            </w:pPr>
            <w:r w:rsidRPr="003F0276">
              <w:rPr>
                <w:rFonts w:ascii="Times New Roman" w:hAnsi="Times New Roman" w:cs="Times New Roman"/>
                <w:lang w:val="en-CA"/>
              </w:rPr>
              <w:t>Future works</w:t>
            </w:r>
          </w:p>
        </w:tc>
      </w:tr>
      <w:tr w:rsidR="00F94CBA" w:rsidRPr="0087100B" w14:paraId="723CC989" w14:textId="77777777" w:rsidTr="00381B58">
        <w:trPr>
          <w:trHeight w:val="454"/>
          <w:jc w:val="center"/>
        </w:trPr>
        <w:tc>
          <w:tcPr>
            <w:tcW w:w="3084" w:type="dxa"/>
            <w:shd w:val="clear" w:color="auto" w:fill="auto"/>
            <w:tcMar>
              <w:top w:w="0" w:type="dxa"/>
              <w:left w:w="108" w:type="dxa"/>
              <w:bottom w:w="0" w:type="dxa"/>
              <w:right w:w="108" w:type="dxa"/>
            </w:tcMar>
          </w:tcPr>
          <w:p w14:paraId="65E8A435" w14:textId="77777777" w:rsidR="00F94CBA" w:rsidRPr="003F0276" w:rsidRDefault="00F94CBA">
            <w:pPr>
              <w:pStyle w:val="ListParagraph"/>
              <w:keepNext/>
              <w:spacing w:line="240" w:lineRule="auto"/>
              <w:ind w:left="360"/>
              <w:jc w:val="left"/>
              <w:rPr>
                <w:rFonts w:eastAsia="F"/>
                <w:sz w:val="20"/>
                <w:szCs w:val="20"/>
                <w:lang w:val="en-CA" w:eastAsia="fr-CA"/>
              </w:rPr>
            </w:pPr>
          </w:p>
          <w:p w14:paraId="28F08515" w14:textId="77777777" w:rsidR="00F94CBA" w:rsidRPr="003F0276" w:rsidRDefault="00705201">
            <w:pPr>
              <w:pStyle w:val="ListParagraph"/>
              <w:numPr>
                <w:ilvl w:val="0"/>
                <w:numId w:val="25"/>
              </w:numPr>
              <w:spacing w:line="240" w:lineRule="auto"/>
              <w:jc w:val="left"/>
              <w:rPr>
                <w:lang w:val="en-CA"/>
              </w:rPr>
            </w:pPr>
            <w:r w:rsidRPr="003F0276">
              <w:rPr>
                <w:rFonts w:eastAsia="F"/>
                <w:sz w:val="20"/>
                <w:szCs w:val="20"/>
                <w:lang w:val="en-CA" w:eastAsia="fr-CA"/>
              </w:rPr>
              <w:t xml:space="preserve">Analysis of algorithms based on mathematical simplifications and statistical analysis of performance distributions on benchmark </w:t>
            </w:r>
            <w:proofErr w:type="gramStart"/>
            <w:r w:rsidRPr="003F0276">
              <w:rPr>
                <w:rFonts w:eastAsia="F"/>
                <w:sz w:val="20"/>
                <w:szCs w:val="20"/>
                <w:lang w:val="en-CA" w:eastAsia="fr-CA"/>
              </w:rPr>
              <w:t>functions;</w:t>
            </w:r>
            <w:proofErr w:type="gramEnd"/>
          </w:p>
          <w:p w14:paraId="2E2E4BD3" w14:textId="77777777" w:rsidR="00F94CBA" w:rsidRPr="0087100B" w:rsidRDefault="00F94CBA" w:rsidP="0087100B">
            <w:pPr>
              <w:rPr>
                <w:rFonts w:eastAsia="F"/>
                <w:lang w:val="en-CA" w:eastAsia="fr-CA"/>
              </w:rPr>
            </w:pPr>
          </w:p>
          <w:p w14:paraId="411FA549" w14:textId="77777777" w:rsidR="00F94CBA" w:rsidRPr="003F0276" w:rsidRDefault="00705201">
            <w:pPr>
              <w:pStyle w:val="ListParagraph"/>
              <w:numPr>
                <w:ilvl w:val="0"/>
                <w:numId w:val="10"/>
              </w:numPr>
              <w:spacing w:before="240" w:after="240" w:line="240" w:lineRule="auto"/>
              <w:jc w:val="left"/>
              <w:rPr>
                <w:lang w:val="en-CA"/>
              </w:rPr>
            </w:pPr>
            <w:r w:rsidRPr="003F0276">
              <w:rPr>
                <w:rFonts w:eastAsia="F"/>
                <w:sz w:val="20"/>
                <w:szCs w:val="20"/>
                <w:lang w:val="en-CA" w:eastAsia="fr-CA"/>
              </w:rPr>
              <w:t>Analysis of originality based on patent law principles.</w:t>
            </w:r>
          </w:p>
          <w:p w14:paraId="7614ADDE" w14:textId="77777777" w:rsidR="00F94CBA" w:rsidRPr="003F0276" w:rsidRDefault="00F94CBA">
            <w:pPr>
              <w:pStyle w:val="ListParagraph"/>
              <w:spacing w:line="240" w:lineRule="auto"/>
              <w:ind w:left="360"/>
              <w:jc w:val="left"/>
              <w:rPr>
                <w:rFonts w:eastAsia="F"/>
                <w:b/>
                <w:bCs/>
                <w:sz w:val="20"/>
                <w:szCs w:val="20"/>
                <w:lang w:val="en-CA" w:eastAsia="fr-CA"/>
              </w:rPr>
            </w:pPr>
          </w:p>
        </w:tc>
        <w:tc>
          <w:tcPr>
            <w:tcW w:w="3317" w:type="dxa"/>
            <w:shd w:val="clear" w:color="auto" w:fill="auto"/>
            <w:tcMar>
              <w:top w:w="0" w:type="dxa"/>
              <w:left w:w="108" w:type="dxa"/>
              <w:bottom w:w="0" w:type="dxa"/>
              <w:right w:w="108" w:type="dxa"/>
            </w:tcMar>
          </w:tcPr>
          <w:p w14:paraId="125F2160" w14:textId="77777777" w:rsidR="00F94CBA" w:rsidRPr="003F0276" w:rsidRDefault="00F94CBA">
            <w:pPr>
              <w:pStyle w:val="ListParagraph"/>
              <w:spacing w:line="240" w:lineRule="auto"/>
              <w:ind w:left="360"/>
              <w:rPr>
                <w:rFonts w:eastAsia="F"/>
                <w:sz w:val="20"/>
                <w:szCs w:val="20"/>
                <w:lang w:val="en-CA" w:eastAsia="fr-CA"/>
              </w:rPr>
            </w:pPr>
          </w:p>
          <w:p w14:paraId="66901FF0" w14:textId="77777777" w:rsidR="00F94CBA" w:rsidRPr="003F0276" w:rsidRDefault="00705201">
            <w:pPr>
              <w:pStyle w:val="ListParagraph"/>
              <w:numPr>
                <w:ilvl w:val="0"/>
                <w:numId w:val="26"/>
              </w:numPr>
              <w:spacing w:line="240" w:lineRule="auto"/>
              <w:jc w:val="left"/>
              <w:rPr>
                <w:lang w:val="en-CA"/>
              </w:rPr>
            </w:pPr>
            <w:r w:rsidRPr="003F0276">
              <w:rPr>
                <w:rFonts w:eastAsia="F"/>
                <w:sz w:val="20"/>
                <w:szCs w:val="20"/>
                <w:lang w:val="en-CA" w:eastAsia="fr-CA"/>
              </w:rPr>
              <w:t xml:space="preserve">Generalization of results based on comparative </w:t>
            </w:r>
            <w:proofErr w:type="gramStart"/>
            <w:r w:rsidRPr="003F0276">
              <w:rPr>
                <w:rFonts w:eastAsia="F"/>
                <w:sz w:val="20"/>
                <w:szCs w:val="20"/>
                <w:lang w:val="en-CA" w:eastAsia="fr-CA"/>
              </w:rPr>
              <w:t>studies;</w:t>
            </w:r>
            <w:proofErr w:type="gramEnd"/>
          </w:p>
          <w:p w14:paraId="42261FA4" w14:textId="77777777" w:rsidR="00F94CBA" w:rsidRPr="003F0276" w:rsidRDefault="00F94CBA">
            <w:pPr>
              <w:pStyle w:val="ListParagraph"/>
              <w:spacing w:line="240" w:lineRule="auto"/>
              <w:ind w:left="360"/>
              <w:jc w:val="left"/>
              <w:rPr>
                <w:rFonts w:eastAsia="F"/>
                <w:sz w:val="20"/>
                <w:szCs w:val="20"/>
                <w:lang w:val="en-CA" w:eastAsia="fr-CA"/>
              </w:rPr>
            </w:pPr>
          </w:p>
          <w:p w14:paraId="4B98AE2B" w14:textId="77777777" w:rsidR="00F94CBA" w:rsidRPr="003F0276" w:rsidRDefault="00705201">
            <w:pPr>
              <w:pStyle w:val="ListParagraph"/>
              <w:numPr>
                <w:ilvl w:val="0"/>
                <w:numId w:val="11"/>
              </w:numPr>
              <w:spacing w:line="240" w:lineRule="auto"/>
              <w:jc w:val="left"/>
            </w:pPr>
            <w:r w:rsidRPr="003F0276">
              <w:rPr>
                <w:rFonts w:eastAsia="F"/>
                <w:sz w:val="20"/>
                <w:szCs w:val="20"/>
                <w:lang w:val="en-CA" w:eastAsia="fr-CA"/>
              </w:rPr>
              <w:t>Future metaheuristics can be compared with previous results using the framework to assess originality of contribution.</w:t>
            </w:r>
          </w:p>
        </w:tc>
        <w:tc>
          <w:tcPr>
            <w:tcW w:w="2914" w:type="dxa"/>
            <w:shd w:val="clear" w:color="auto" w:fill="auto"/>
            <w:tcMar>
              <w:top w:w="0" w:type="dxa"/>
              <w:left w:w="108" w:type="dxa"/>
              <w:bottom w:w="0" w:type="dxa"/>
              <w:right w:w="108" w:type="dxa"/>
            </w:tcMar>
          </w:tcPr>
          <w:p w14:paraId="3B5E8E6C" w14:textId="77777777" w:rsidR="00F94CBA" w:rsidRPr="003F0276" w:rsidRDefault="00F94CBA">
            <w:pPr>
              <w:pStyle w:val="Standard"/>
              <w:spacing w:line="240" w:lineRule="auto"/>
              <w:rPr>
                <w:rFonts w:eastAsia="F"/>
                <w:sz w:val="20"/>
                <w:szCs w:val="20"/>
                <w:lang w:val="en-CA" w:eastAsia="fr-CA"/>
              </w:rPr>
            </w:pPr>
          </w:p>
          <w:p w14:paraId="358AA72B" w14:textId="77777777" w:rsidR="00F94CBA" w:rsidRPr="003F0276" w:rsidRDefault="00705201">
            <w:pPr>
              <w:pStyle w:val="ListParagraph"/>
              <w:numPr>
                <w:ilvl w:val="0"/>
                <w:numId w:val="11"/>
              </w:numPr>
              <w:spacing w:line="240" w:lineRule="auto"/>
              <w:jc w:val="left"/>
              <w:rPr>
                <w:lang w:val="en-CA"/>
              </w:rPr>
            </w:pPr>
            <w:r w:rsidRPr="003F0276">
              <w:rPr>
                <w:rFonts w:eastAsia="F"/>
                <w:sz w:val="20"/>
                <w:szCs w:val="20"/>
                <w:lang w:val="en-CA" w:eastAsia="fr-CA"/>
              </w:rPr>
              <w:t xml:space="preserve">Application of framework on some of the metaheuristics that were not selected in this </w:t>
            </w:r>
            <w:proofErr w:type="gramStart"/>
            <w:r w:rsidRPr="003F0276">
              <w:rPr>
                <w:rFonts w:eastAsia="F"/>
                <w:sz w:val="20"/>
                <w:szCs w:val="20"/>
                <w:lang w:val="en-CA" w:eastAsia="fr-CA"/>
              </w:rPr>
              <w:t>work;</w:t>
            </w:r>
            <w:proofErr w:type="gramEnd"/>
          </w:p>
          <w:p w14:paraId="233BDF9C" w14:textId="77777777" w:rsidR="00F94CBA" w:rsidRPr="003F0276" w:rsidRDefault="00F94CBA">
            <w:pPr>
              <w:pStyle w:val="ListParagraph"/>
              <w:spacing w:line="240" w:lineRule="auto"/>
              <w:ind w:left="360"/>
              <w:rPr>
                <w:rFonts w:eastAsia="F"/>
                <w:sz w:val="20"/>
                <w:szCs w:val="20"/>
                <w:lang w:val="en-CA" w:eastAsia="fr-CA"/>
              </w:rPr>
            </w:pPr>
          </w:p>
          <w:p w14:paraId="4AFE25FC" w14:textId="77777777" w:rsidR="00F94CBA" w:rsidRPr="003F0276" w:rsidRDefault="00705201">
            <w:pPr>
              <w:pStyle w:val="ListParagraph"/>
              <w:numPr>
                <w:ilvl w:val="0"/>
                <w:numId w:val="11"/>
              </w:numPr>
              <w:spacing w:line="240" w:lineRule="auto"/>
              <w:jc w:val="left"/>
              <w:rPr>
                <w:lang w:val="en-CA"/>
              </w:rPr>
            </w:pPr>
            <w:r w:rsidRPr="003F0276">
              <w:rPr>
                <w:rFonts w:eastAsia="F"/>
                <w:sz w:val="20"/>
                <w:szCs w:val="20"/>
                <w:lang w:val="en-CA" w:eastAsia="fr-CA"/>
              </w:rPr>
              <w:t xml:space="preserve">Quantitative analysis of the trade-off between exploration and </w:t>
            </w:r>
            <w:proofErr w:type="gramStart"/>
            <w:r w:rsidRPr="003F0276">
              <w:rPr>
                <w:rFonts w:eastAsia="F"/>
                <w:sz w:val="20"/>
                <w:szCs w:val="20"/>
                <w:lang w:val="en-CA" w:eastAsia="fr-CA"/>
              </w:rPr>
              <w:t>exploitation;</w:t>
            </w:r>
            <w:proofErr w:type="gramEnd"/>
          </w:p>
          <w:p w14:paraId="130404E0" w14:textId="77777777" w:rsidR="00F94CBA" w:rsidRPr="003F0276" w:rsidRDefault="00F94CBA">
            <w:pPr>
              <w:pStyle w:val="Standard"/>
              <w:spacing w:line="240" w:lineRule="auto"/>
              <w:jc w:val="left"/>
              <w:rPr>
                <w:rFonts w:eastAsia="F"/>
                <w:sz w:val="20"/>
                <w:szCs w:val="20"/>
                <w:lang w:val="en-CA" w:eastAsia="fr-CA"/>
              </w:rPr>
            </w:pPr>
          </w:p>
          <w:p w14:paraId="1C3BAE10" w14:textId="77777777" w:rsidR="00F94CBA" w:rsidRPr="003F0276" w:rsidRDefault="00705201">
            <w:pPr>
              <w:pStyle w:val="ListParagraph"/>
              <w:numPr>
                <w:ilvl w:val="0"/>
                <w:numId w:val="11"/>
              </w:numPr>
              <w:spacing w:line="240" w:lineRule="auto"/>
              <w:jc w:val="left"/>
              <w:rPr>
                <w:lang w:val="en-CA"/>
              </w:rPr>
            </w:pPr>
            <w:r w:rsidRPr="003F0276">
              <w:rPr>
                <w:rFonts w:eastAsia="F"/>
                <w:sz w:val="20"/>
                <w:szCs w:val="20"/>
                <w:lang w:val="en-CA" w:eastAsia="fr-CA"/>
              </w:rPr>
              <w:t xml:space="preserve">Automation of experimental design procedures for </w:t>
            </w:r>
            <w:proofErr w:type="gramStart"/>
            <w:r w:rsidRPr="003F0276">
              <w:rPr>
                <w:rFonts w:eastAsia="F"/>
                <w:sz w:val="20"/>
                <w:szCs w:val="20"/>
                <w:lang w:val="en-CA" w:eastAsia="fr-CA"/>
              </w:rPr>
              <w:t>metaheuristics;</w:t>
            </w:r>
            <w:proofErr w:type="gramEnd"/>
          </w:p>
          <w:p w14:paraId="3891677E" w14:textId="77777777" w:rsidR="00F94CBA" w:rsidRPr="003F0276" w:rsidRDefault="00F94CBA">
            <w:pPr>
              <w:pStyle w:val="ListParagraph"/>
              <w:spacing w:line="240" w:lineRule="auto"/>
              <w:ind w:left="360"/>
              <w:rPr>
                <w:rFonts w:eastAsia="F"/>
                <w:sz w:val="20"/>
                <w:szCs w:val="20"/>
                <w:lang w:val="en-CA" w:eastAsia="fr-CA"/>
              </w:rPr>
            </w:pPr>
          </w:p>
          <w:p w14:paraId="3D3C11C8" w14:textId="77777777" w:rsidR="00F94CBA" w:rsidRPr="003F0276" w:rsidRDefault="00705201">
            <w:pPr>
              <w:pStyle w:val="ListParagraph"/>
              <w:numPr>
                <w:ilvl w:val="0"/>
                <w:numId w:val="11"/>
              </w:numPr>
              <w:spacing w:line="240" w:lineRule="auto"/>
              <w:jc w:val="left"/>
              <w:rPr>
                <w:lang w:val="en-CA"/>
              </w:rPr>
            </w:pPr>
            <w:r w:rsidRPr="003F0276">
              <w:rPr>
                <w:rFonts w:eastAsia="F"/>
                <w:sz w:val="20"/>
                <w:szCs w:val="20"/>
                <w:lang w:val="en-CA" w:eastAsia="fr-CA"/>
              </w:rPr>
              <w:t>Chapter 4 and conclusion of the thesis.</w:t>
            </w:r>
          </w:p>
          <w:p w14:paraId="44830AA9" w14:textId="77777777" w:rsidR="00F94CBA" w:rsidRPr="003F0276" w:rsidRDefault="00F94CBA" w:rsidP="0051691A">
            <w:pPr>
              <w:pStyle w:val="ListParagraph"/>
              <w:keepNext/>
              <w:spacing w:line="240" w:lineRule="auto"/>
              <w:ind w:left="360"/>
              <w:jc w:val="left"/>
              <w:rPr>
                <w:rFonts w:eastAsia="F"/>
                <w:b/>
                <w:sz w:val="20"/>
                <w:szCs w:val="20"/>
                <w:lang w:val="en-CA" w:eastAsia="fr-CA"/>
              </w:rPr>
            </w:pPr>
          </w:p>
        </w:tc>
      </w:tr>
    </w:tbl>
    <w:p w14:paraId="6B43F419" w14:textId="4265A4C1" w:rsidR="0051691A" w:rsidRPr="003F0276" w:rsidRDefault="0051691A" w:rsidP="00B20EDD">
      <w:pPr>
        <w:pStyle w:val="Caption"/>
        <w:jc w:val="center"/>
      </w:pPr>
      <w:r w:rsidRPr="00B20EDD">
        <w:rPr>
          <w:b/>
          <w:bCs w:val="0"/>
        </w:rPr>
        <w:t xml:space="preserve">Table </w:t>
      </w:r>
      <w:r w:rsidRPr="00B20EDD">
        <w:rPr>
          <w:b/>
          <w:bCs w:val="0"/>
        </w:rPr>
        <w:fldChar w:fldCharType="begin"/>
      </w:r>
      <w:r w:rsidRPr="00B20EDD">
        <w:rPr>
          <w:b/>
          <w:bCs w:val="0"/>
        </w:rPr>
        <w:instrText xml:space="preserve"> SEQ Table \* ARABIC </w:instrText>
      </w:r>
      <w:r w:rsidRPr="00B20EDD">
        <w:rPr>
          <w:b/>
          <w:bCs w:val="0"/>
        </w:rPr>
        <w:fldChar w:fldCharType="separate"/>
      </w:r>
      <w:r w:rsidR="000E7B34">
        <w:rPr>
          <w:b/>
          <w:bCs w:val="0"/>
          <w:noProof/>
        </w:rPr>
        <w:t>4</w:t>
      </w:r>
      <w:r w:rsidRPr="00B20EDD">
        <w:rPr>
          <w:b/>
          <w:bCs w:val="0"/>
        </w:rPr>
        <w:fldChar w:fldCharType="end"/>
      </w:r>
      <w:r w:rsidRPr="003F0276">
        <w:t xml:space="preserve"> </w:t>
      </w:r>
      <w:r w:rsidR="00706354">
        <w:t>Phase IV - Interpretation and results of the research</w:t>
      </w:r>
    </w:p>
    <w:p w14:paraId="796F1F71" w14:textId="77777777" w:rsidR="00F94CBA" w:rsidRPr="003F0276" w:rsidRDefault="00F94CBA" w:rsidP="00B20EDD">
      <w:pPr>
        <w:pStyle w:val="Standard"/>
        <w:spacing w:line="240" w:lineRule="auto"/>
        <w:jc w:val="left"/>
        <w:rPr>
          <w:lang w:val="en-CA"/>
        </w:rPr>
      </w:pPr>
    </w:p>
    <w:p w14:paraId="368742E6" w14:textId="02DF0BB6" w:rsidR="0051691A" w:rsidRPr="003F0276" w:rsidRDefault="00705201" w:rsidP="0087100B">
      <w:pPr>
        <w:pStyle w:val="Standard"/>
        <w:rPr>
          <w:lang w:val="en-CA"/>
        </w:rPr>
      </w:pPr>
      <w:r w:rsidRPr="003F0276">
        <w:rPr>
          <w:lang w:val="en-CA"/>
        </w:rPr>
        <w:t xml:space="preserve">This section briefly </w:t>
      </w:r>
      <w:r w:rsidR="00706354">
        <w:rPr>
          <w:lang w:val="en-CA"/>
        </w:rPr>
        <w:t>return</w:t>
      </w:r>
      <w:r w:rsidR="00B23919">
        <w:rPr>
          <w:lang w:val="en-CA"/>
        </w:rPr>
        <w:t>ed</w:t>
      </w:r>
      <w:r w:rsidR="00706354">
        <w:rPr>
          <w:lang w:val="en-CA"/>
        </w:rPr>
        <w:t xml:space="preserve"> on</w:t>
      </w:r>
      <w:r w:rsidRPr="003F0276">
        <w:rPr>
          <w:lang w:val="en-CA"/>
        </w:rPr>
        <w:t xml:space="preserve"> the </w:t>
      </w:r>
      <w:r w:rsidR="00706354">
        <w:rPr>
          <w:lang w:val="en-CA"/>
        </w:rPr>
        <w:t xml:space="preserve">initial goals of the </w:t>
      </w:r>
      <w:r w:rsidRPr="003F0276">
        <w:rPr>
          <w:lang w:val="en-CA"/>
        </w:rPr>
        <w:t xml:space="preserve">proposed </w:t>
      </w:r>
      <w:r w:rsidR="00A04ACB" w:rsidRPr="003F0276">
        <w:rPr>
          <w:lang w:val="en-CA"/>
        </w:rPr>
        <w:t>research.</w:t>
      </w:r>
      <w:r w:rsidRPr="003F0276">
        <w:rPr>
          <w:lang w:val="en-CA"/>
        </w:rPr>
        <w:t xml:space="preserve"> Th</w:t>
      </w:r>
      <w:r w:rsidR="00706354">
        <w:rPr>
          <w:lang w:val="en-CA"/>
        </w:rPr>
        <w:t>e overall</w:t>
      </w:r>
      <w:r w:rsidR="000B4D57">
        <w:rPr>
          <w:lang w:val="en-CA"/>
        </w:rPr>
        <w:t xml:space="preserve"> </w:t>
      </w:r>
      <w:r w:rsidRPr="003F0276">
        <w:rPr>
          <w:lang w:val="en-CA"/>
        </w:rPr>
        <w:t>plan</w:t>
      </w:r>
      <w:r w:rsidR="000B4D57">
        <w:rPr>
          <w:lang w:val="en-CA"/>
        </w:rPr>
        <w:t>ning proposed, based on Victor</w:t>
      </w:r>
      <w:r w:rsidRPr="003F0276">
        <w:rPr>
          <w:lang w:val="en-CA"/>
        </w:rPr>
        <w:t xml:space="preserve"> Basili</w:t>
      </w:r>
      <w:r w:rsidR="000B4D57">
        <w:rPr>
          <w:lang w:val="en-CA"/>
        </w:rPr>
        <w:t>’s software engineering research method,</w:t>
      </w:r>
      <w:r w:rsidRPr="003F0276">
        <w:rPr>
          <w:lang w:val="en-CA"/>
        </w:rPr>
        <w:t xml:space="preserve"> </w:t>
      </w:r>
      <w:r w:rsidR="000B4D57">
        <w:rPr>
          <w:lang w:val="en-CA"/>
        </w:rPr>
        <w:t>helps in</w:t>
      </w:r>
      <w:r w:rsidRPr="003F0276">
        <w:rPr>
          <w:lang w:val="en-CA"/>
        </w:rPr>
        <w:t xml:space="preserve"> provid</w:t>
      </w:r>
      <w:r w:rsidR="000B4D57">
        <w:rPr>
          <w:lang w:val="en-CA"/>
        </w:rPr>
        <w:t>ing</w:t>
      </w:r>
      <w:r w:rsidRPr="003F0276">
        <w:rPr>
          <w:lang w:val="en-CA"/>
        </w:rPr>
        <w:t xml:space="preserve"> a well laid out </w:t>
      </w:r>
      <w:r w:rsidR="000B4D57">
        <w:rPr>
          <w:lang w:val="en-CA"/>
        </w:rPr>
        <w:t xml:space="preserve">project </w:t>
      </w:r>
      <w:r w:rsidRPr="003F0276">
        <w:rPr>
          <w:lang w:val="en-CA"/>
        </w:rPr>
        <w:t xml:space="preserve">structure. </w:t>
      </w:r>
    </w:p>
    <w:p w14:paraId="27A92737" w14:textId="338F69A2" w:rsidR="00FE092A" w:rsidRDefault="00705201" w:rsidP="00FA776D">
      <w:pPr>
        <w:pStyle w:val="Standard"/>
        <w:spacing w:line="240" w:lineRule="auto"/>
        <w:jc w:val="left"/>
        <w:rPr>
          <w:lang w:val="en-CA"/>
        </w:rPr>
        <w:pPrChange w:id="61" w:author="Iannick Gagnon" w:date="2020-12-07T10:10:00Z">
          <w:pPr>
            <w:pStyle w:val="Standard"/>
            <w:jc w:val="left"/>
          </w:pPr>
        </w:pPrChange>
      </w:pPr>
      <w:r w:rsidRPr="003F0276">
        <w:rPr>
          <w:lang w:val="en-CA"/>
        </w:rPr>
        <w:t>.</w:t>
      </w:r>
    </w:p>
    <w:p w14:paraId="6EDA3EC6" w14:textId="1E853F68" w:rsidR="00965BA6" w:rsidRPr="00965BA6" w:rsidRDefault="00FE092A" w:rsidP="00965BA6">
      <w:pPr>
        <w:pStyle w:val="Heading1"/>
        <w:rPr>
          <w:lang w:val="en-CA"/>
        </w:rPr>
      </w:pPr>
      <w:r>
        <w:rPr>
          <w:lang w:val="en-CA"/>
        </w:rPr>
        <w:t>Design of the Framework</w:t>
      </w:r>
    </w:p>
    <w:p w14:paraId="02E0DD47" w14:textId="77777777" w:rsidR="00965BA6" w:rsidRDefault="00965BA6" w:rsidP="00965BA6">
      <w:pPr>
        <w:pStyle w:val="Standard"/>
        <w:spacing w:line="240" w:lineRule="auto"/>
        <w:rPr>
          <w:ins w:id="62" w:author="Iannick Gagnon" w:date="2020-12-07T10:10:00Z"/>
          <w:lang w:val="en-CA"/>
        </w:rPr>
        <w:pPrChange w:id="63" w:author="Iannick Gagnon" w:date="2020-12-07T10:10:00Z">
          <w:pPr>
            <w:pStyle w:val="Standard"/>
          </w:pPr>
        </w:pPrChange>
      </w:pPr>
    </w:p>
    <w:p w14:paraId="73C820B1" w14:textId="56518C99" w:rsidR="005E192B" w:rsidRDefault="00FE092A" w:rsidP="00FE092A">
      <w:pPr>
        <w:pStyle w:val="Standard"/>
        <w:rPr>
          <w:ins w:id="64" w:author="Iannick Gagnon" w:date="2020-12-07T10:11:00Z"/>
          <w:lang w:val="en-CA"/>
        </w:rPr>
      </w:pPr>
      <w:r>
        <w:rPr>
          <w:lang w:val="en-CA"/>
        </w:rPr>
        <w:t xml:space="preserve">The framework’s requirements were specified using </w:t>
      </w:r>
      <w:r w:rsidR="009915D2">
        <w:rPr>
          <w:lang w:val="en-CA"/>
        </w:rPr>
        <w:t xml:space="preserve">diagrams </w:t>
      </w:r>
      <w:proofErr w:type="gramStart"/>
      <w:r w:rsidR="009915D2">
        <w:rPr>
          <w:lang w:val="en-CA"/>
        </w:rPr>
        <w:t>similar to</w:t>
      </w:r>
      <w:proofErr w:type="gramEnd"/>
      <w:r w:rsidR="009915D2">
        <w:rPr>
          <w:lang w:val="en-CA"/>
        </w:rPr>
        <w:t xml:space="preserve"> </w:t>
      </w:r>
      <w:r>
        <w:rPr>
          <w:lang w:val="en-CA"/>
        </w:rPr>
        <w:t>the unified modelling language (UML). A set of logical diagrams which are presented in the subsequent figures have been produced and serve as the requirement specifications for the project. This visual form has been preferred to producing a written requirements document</w:t>
      </w:r>
      <w:r w:rsidR="00B03C01">
        <w:rPr>
          <w:lang w:val="en-CA"/>
        </w:rPr>
        <w:t xml:space="preserve"> in the form of the system requirement specification format</w:t>
      </w:r>
      <w:r w:rsidR="00B30C04">
        <w:rPr>
          <w:lang w:val="en-CA"/>
        </w:rPr>
        <w:t xml:space="preserve"> (SRS document)</w:t>
      </w:r>
      <w:r w:rsidR="00B03C01">
        <w:rPr>
          <w:lang w:val="en-CA"/>
        </w:rPr>
        <w:t xml:space="preserve"> because this report plays the role of such of document already. In addition, UML</w:t>
      </w:r>
      <w:r>
        <w:rPr>
          <w:lang w:val="en-CA"/>
        </w:rPr>
        <w:t xml:space="preserve"> is widely used in the </w:t>
      </w:r>
      <w:r w:rsidRPr="00086C53">
        <w:rPr>
          <w:lang w:val="en-CA"/>
        </w:rPr>
        <w:t>software engineering discipline and is conducive to better requirement engineering</w:t>
      </w:r>
      <w:r w:rsidR="00B03C01">
        <w:rPr>
          <w:lang w:val="en-CA"/>
        </w:rPr>
        <w:t xml:space="preserve"> as in less ambiguity between the parties and easier requirements tracking processes</w:t>
      </w:r>
      <w:r w:rsidR="00D12BE4">
        <w:rPr>
          <w:lang w:val="en-CA"/>
        </w:rPr>
        <w:t xml:space="preserve"> </w:t>
      </w:r>
      <w:r w:rsidR="00086C53">
        <w:rPr>
          <w:lang w:val="en-CA"/>
        </w:rPr>
        <w:fldChar w:fldCharType="begin"/>
      </w:r>
      <w:r w:rsidR="00086C53">
        <w:rPr>
          <w:lang w:val="en-CA"/>
        </w:rPr>
        <w:instrText xml:space="preserve"> ADDIN ZOTERO_ITEM CSL_CITATION {"citationID":"OlBarzKe","properties":{"formattedCitation":"(Borges &amp; Mota, 2007)","plainCitation":"(Borges &amp; Mota, 2007)","noteIndex":0},"citationItems":[{"id":236,"uris":["http://zotero.org/users/5028357/items/B5GNGFY8"],"uri":["http://zotero.org/users/5028357/items/B5GNGFY8"],"itemData":{"id":236,"type":"article-journal","abstract":"UML is a widespread language used in both industry and academia, despite the fact that its semantics is still informal and allows ambiguities. On the other hand, OhCircus is a formal specification language which unifies Z, CSP, the refinement calculus of Morgan and object-oriented theories. In this work we integrate UML class diagrams and OhCircus by written UML elements in terms of OhCircus constructs. However, instead of a simply syntactical mapping, we also propose the concept of a class model to capture associations and global constraints. Finally, we use this integration to prove the refinement of associations as attributes, a result that relates analysis to design to implementation and which is very common in industry.","collection-title":"Proceedings of the Second Brazilian Symposium on Formal Methods (SBMF 2005)","container-title":"Electronic Notes in Theoretical Computer Science","DOI":"10.1016/j.entcs.2007.03.017","ISSN":"1571-0661","journalAbbreviation":"Electronic Notes in Theoretical Computer Science","language":"en","page":"97-112","source":"ScienceDirect","title":"Integrating UML and Formal Methods","volume":"184","author":[{"family":"Borges","given":"Rafael Magalhães"},{"family":"Mota","given":"Alexandre Cabral"}],"issued":{"date-parts":[["2007",7,12]]}}}],"schema":"https://github.com/citation-style-language/schema/raw/master/csl-citation.json"} </w:instrText>
      </w:r>
      <w:r w:rsidR="00086C53">
        <w:rPr>
          <w:lang w:val="en-CA"/>
        </w:rPr>
        <w:fldChar w:fldCharType="separate"/>
      </w:r>
      <w:r w:rsidR="00086C53" w:rsidRPr="00086C53">
        <w:t>(Borges &amp; Mota, 2007)</w:t>
      </w:r>
      <w:r w:rsidR="00086C53">
        <w:rPr>
          <w:lang w:val="en-CA"/>
        </w:rPr>
        <w:fldChar w:fldCharType="end"/>
      </w:r>
      <w:r>
        <w:rPr>
          <w:lang w:val="en-CA"/>
        </w:rPr>
        <w:t>.</w:t>
      </w:r>
      <w:r w:rsidR="00B03C01">
        <w:rPr>
          <w:lang w:val="en-CA"/>
        </w:rPr>
        <w:t xml:space="preserve"> M</w:t>
      </w:r>
      <w:r w:rsidR="00BE4FE6">
        <w:rPr>
          <w:lang w:val="en-CA"/>
        </w:rPr>
        <w:t xml:space="preserve">ore specifically, the 4+1 </w:t>
      </w:r>
      <w:r w:rsidR="00AB1CBA">
        <w:rPr>
          <w:lang w:val="en-CA"/>
        </w:rPr>
        <w:t xml:space="preserve">views </w:t>
      </w:r>
      <w:r w:rsidR="00BE4FE6">
        <w:rPr>
          <w:lang w:val="en-CA"/>
        </w:rPr>
        <w:t xml:space="preserve">model </w:t>
      </w:r>
      <w:r w:rsidR="00BE4FE6" w:rsidRPr="00086C53">
        <w:rPr>
          <w:lang w:val="en-CA"/>
        </w:rPr>
        <w:t xml:space="preserve">introduced by </w:t>
      </w:r>
      <w:r w:rsidR="00086C53" w:rsidRPr="00086C53">
        <w:rPr>
          <w:lang w:val="en-CA"/>
        </w:rPr>
        <w:fldChar w:fldCharType="begin"/>
      </w:r>
      <w:r w:rsidR="00086C53" w:rsidRPr="00086C53">
        <w:rPr>
          <w:lang w:val="en-CA"/>
        </w:rPr>
        <w:instrText xml:space="preserve"> ADDIN ZOTERO_ITEM CSL_CITATION {"citationID":"F5w08bKe","properties":{"formattedCitation":"(Kruchten, 1995)","plainCitation":"(Kruchten, 1995)","noteIndex":0},"citationItems":[{"id":233,"uris":["http://zotero.org/users/5028357/items/ZUWK6BBX"],"uri":["http://zotero.org/users/5028357/items/ZUWK6BBX"],"itemData":{"id":233,"type":"article-journal","abstract":"The 4 + 1 View Model describes software architecture using five concurrent views, each of which addresses a specific set of concerns: The logical view describes the design's object model, the process view describes the design's concurrency and synchronization aspects; the physical view describes the mapping of the software onto the hardware and shows the system's distributed aspects, and the development view describes the software's static organization in the development environment. Software designers can organize the description of their architectural decisions around these four views and then illustrate them with a few selected use cases, or scenarios, which constitute a fifth view. The architecture is partially evolved from these scenarios.The 4+1 View Model allows various stakeholders to find what they need in the software architecture. System engineers can approach it first from the physical view, then the process view; end users, customers, and data specialists can approach it from the logical view; and project managers and software-configuration staff members can approach it from the development view.","container-title":"IEEE Software","DOI":"10.1109/52.469759","journalAbbreviation":"IEEE Software","page":"45-50","source":"ResearchGate","title":"The 4+1 View Model of Architecture","volume":"12","author":[{"family":"Kruchten","given":"Philippe"}],"issued":{"date-parts":[["1995",11,1]]}}}],"schema":"https://github.com/citation-style-language/schema/raw/master/csl-citation.json"} </w:instrText>
      </w:r>
      <w:r w:rsidR="00086C53" w:rsidRPr="00086C53">
        <w:rPr>
          <w:lang w:val="en-CA"/>
        </w:rPr>
        <w:fldChar w:fldCharType="separate"/>
      </w:r>
      <w:r w:rsidR="00086C53" w:rsidRPr="00086C53">
        <w:t>(Kruchten, 1995)</w:t>
      </w:r>
      <w:r w:rsidR="00086C53" w:rsidRPr="00086C53">
        <w:rPr>
          <w:lang w:val="en-CA"/>
        </w:rPr>
        <w:fldChar w:fldCharType="end"/>
      </w:r>
      <w:r w:rsidR="00BE4FE6">
        <w:rPr>
          <w:lang w:val="en-CA"/>
        </w:rPr>
        <w:t xml:space="preserve"> will be implemented. It is comp</w:t>
      </w:r>
      <w:r w:rsidR="00AB1CBA">
        <w:rPr>
          <w:lang w:val="en-CA"/>
        </w:rPr>
        <w:t>osed of four views dedicated to the functionalities</w:t>
      </w:r>
      <w:r w:rsidR="005E192B">
        <w:rPr>
          <w:lang w:val="en-CA"/>
        </w:rPr>
        <w:t xml:space="preserve"> </w:t>
      </w:r>
      <w:r w:rsidR="00AB1CBA">
        <w:rPr>
          <w:lang w:val="en-CA"/>
        </w:rPr>
        <w:t xml:space="preserve">of the software </w:t>
      </w:r>
    </w:p>
    <w:p w14:paraId="118BB974" w14:textId="77777777" w:rsidR="00386498" w:rsidRDefault="00386498" w:rsidP="00386498">
      <w:pPr>
        <w:pStyle w:val="Standard"/>
        <w:spacing w:line="240" w:lineRule="auto"/>
        <w:rPr>
          <w:lang w:val="en-CA"/>
        </w:rPr>
        <w:pPrChange w:id="65" w:author="Iannick Gagnon" w:date="2020-12-07T10:11:00Z">
          <w:pPr>
            <w:pStyle w:val="Standard"/>
          </w:pPr>
        </w:pPrChange>
      </w:pPr>
    </w:p>
    <w:p w14:paraId="77DA5098" w14:textId="6C4C23B0" w:rsidR="005E192B" w:rsidRDefault="005E192B" w:rsidP="005E192B">
      <w:pPr>
        <w:pStyle w:val="Standard"/>
        <w:numPr>
          <w:ilvl w:val="0"/>
          <w:numId w:val="39"/>
        </w:numPr>
        <w:rPr>
          <w:lang w:val="en-CA"/>
        </w:rPr>
      </w:pPr>
      <w:r>
        <w:rPr>
          <w:lang w:val="en-CA"/>
        </w:rPr>
        <w:lastRenderedPageBreak/>
        <w:t>A use case view</w:t>
      </w:r>
      <w:r w:rsidR="00B03C01">
        <w:rPr>
          <w:lang w:val="en-CA"/>
        </w:rPr>
        <w:t>:</w:t>
      </w:r>
      <w:r w:rsidR="0068518E">
        <w:rPr>
          <w:lang w:val="en-CA"/>
        </w:rPr>
        <w:t xml:space="preserve"> This view </w:t>
      </w:r>
      <w:r w:rsidR="00FD71E9">
        <w:rPr>
          <w:lang w:val="en-CA"/>
        </w:rPr>
        <w:t>outlines the workflow</w:t>
      </w:r>
      <w:r w:rsidR="00320B26">
        <w:rPr>
          <w:lang w:val="en-CA"/>
        </w:rPr>
        <w:t>s of the software as well as the resources</w:t>
      </w:r>
      <w:r w:rsidR="00FD71E9">
        <w:rPr>
          <w:lang w:val="en-CA"/>
        </w:rPr>
        <w:t xml:space="preserve"> involved </w:t>
      </w:r>
    </w:p>
    <w:p w14:paraId="3D530517" w14:textId="4002048F" w:rsidR="005E192B" w:rsidRDefault="005E192B" w:rsidP="005E192B">
      <w:pPr>
        <w:pStyle w:val="Standard"/>
        <w:numPr>
          <w:ilvl w:val="0"/>
          <w:numId w:val="39"/>
        </w:numPr>
        <w:rPr>
          <w:lang w:val="en-CA"/>
        </w:rPr>
      </w:pPr>
      <w:r>
        <w:rPr>
          <w:lang w:val="en-CA"/>
        </w:rPr>
        <w:t>The process view</w:t>
      </w:r>
      <w:r w:rsidR="009C28A7">
        <w:rPr>
          <w:lang w:val="en-CA"/>
        </w:rPr>
        <w:t xml:space="preserve"> </w:t>
      </w:r>
      <w:r w:rsidR="00320B26">
        <w:rPr>
          <w:lang w:val="en-CA"/>
        </w:rPr>
        <w:t>defines the interactions between the various execution threads as well as task</w:t>
      </w:r>
      <w:r w:rsidR="00AC4DB3">
        <w:rPr>
          <w:lang w:val="en-CA"/>
        </w:rPr>
        <w:t>s</w:t>
      </w:r>
      <w:r w:rsidR="00320B26">
        <w:rPr>
          <w:lang w:val="en-CA"/>
        </w:rPr>
        <w:t xml:space="preserve"> and how they are synchronized.</w:t>
      </w:r>
    </w:p>
    <w:p w14:paraId="263DE7B5" w14:textId="0694B4B2" w:rsidR="005E192B" w:rsidRDefault="005E192B" w:rsidP="005E192B">
      <w:pPr>
        <w:pStyle w:val="Standard"/>
        <w:numPr>
          <w:ilvl w:val="0"/>
          <w:numId w:val="39"/>
        </w:numPr>
        <w:rPr>
          <w:lang w:val="en-CA"/>
        </w:rPr>
      </w:pPr>
      <w:r>
        <w:rPr>
          <w:lang w:val="en-CA"/>
        </w:rPr>
        <w:t>The logical view</w:t>
      </w:r>
      <w:r w:rsidR="009C28A7">
        <w:rPr>
          <w:lang w:val="en-CA"/>
        </w:rPr>
        <w:t xml:space="preserve"> describes the processes of the </w:t>
      </w:r>
      <w:r w:rsidR="0068518E">
        <w:rPr>
          <w:lang w:val="en-CA"/>
        </w:rPr>
        <w:t>algorithm as well as the data structures involved. Descriptions of the objects are also included</w:t>
      </w:r>
    </w:p>
    <w:p w14:paraId="267B39F2" w14:textId="367DED68" w:rsidR="000B2C9A" w:rsidRPr="000B2C9A" w:rsidRDefault="005E192B" w:rsidP="000B2C9A">
      <w:pPr>
        <w:pStyle w:val="Standard"/>
        <w:numPr>
          <w:ilvl w:val="0"/>
          <w:numId w:val="39"/>
        </w:numPr>
        <w:rPr>
          <w:lang w:val="en-CA"/>
        </w:rPr>
      </w:pPr>
      <w:r>
        <w:rPr>
          <w:lang w:val="en-CA"/>
        </w:rPr>
        <w:t>The realisation view</w:t>
      </w:r>
      <w:r w:rsidR="009C28A7">
        <w:rPr>
          <w:lang w:val="en-CA"/>
        </w:rPr>
        <w:t xml:space="preserve"> </w:t>
      </w:r>
      <w:r w:rsidR="00320B26">
        <w:rPr>
          <w:lang w:val="en-CA"/>
        </w:rPr>
        <w:t xml:space="preserve">organizes the components of the software in the development environment. </w:t>
      </w:r>
    </w:p>
    <w:p w14:paraId="0C242786" w14:textId="778AF680" w:rsidR="00FE092A" w:rsidRDefault="000B2C9A" w:rsidP="00086C53">
      <w:pPr>
        <w:pStyle w:val="Standard"/>
        <w:numPr>
          <w:ilvl w:val="0"/>
          <w:numId w:val="39"/>
        </w:numPr>
        <w:rPr>
          <w:lang w:val="en-CA"/>
        </w:rPr>
      </w:pPr>
      <w:r>
        <w:rPr>
          <w:lang w:val="en-CA"/>
        </w:rPr>
        <w:t>A</w:t>
      </w:r>
      <w:r w:rsidR="00AB1CBA">
        <w:rPr>
          <w:lang w:val="en-CA"/>
        </w:rPr>
        <w:t xml:space="preserve"> view dedicated to the deployment </w:t>
      </w:r>
      <w:r w:rsidR="005E192B">
        <w:rPr>
          <w:lang w:val="en-CA"/>
        </w:rPr>
        <w:t xml:space="preserve">and production environment of the software </w:t>
      </w:r>
      <w:r>
        <w:rPr>
          <w:lang w:val="en-CA"/>
        </w:rPr>
        <w:t xml:space="preserve">is also included in the model. </w:t>
      </w:r>
    </w:p>
    <w:p w14:paraId="291F88BC" w14:textId="39CD4E11" w:rsidR="00476406" w:rsidRDefault="00476406" w:rsidP="00476406">
      <w:pPr>
        <w:pStyle w:val="Standard"/>
        <w:rPr>
          <w:lang w:val="en-CA"/>
        </w:rPr>
      </w:pPr>
    </w:p>
    <w:p w14:paraId="42FDAEA6" w14:textId="77777777" w:rsidR="00D12BE4" w:rsidRDefault="00476406" w:rsidP="00D12BE4">
      <w:pPr>
        <w:pStyle w:val="Standard"/>
        <w:keepNext/>
        <w:jc w:val="center"/>
      </w:pPr>
      <w:r>
        <w:rPr>
          <w:noProof/>
          <w:lang w:val="en-CA"/>
        </w:rPr>
        <w:drawing>
          <wp:inline distT="0" distB="0" distL="0" distR="0" wp14:anchorId="0FDCF78F" wp14:editId="347810BF">
            <wp:extent cx="3549512" cy="2628900"/>
            <wp:effectExtent l="19050" t="19050" r="13335" b="1905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rotWithShape="1">
                    <a:blip r:embed="rId31">
                      <a:extLst>
                        <a:ext uri="{28A0092B-C50C-407E-A947-70E740481C1C}">
                          <a14:useLocalDpi xmlns:a14="http://schemas.microsoft.com/office/drawing/2010/main" val="0"/>
                        </a:ext>
                      </a:extLst>
                    </a:blip>
                    <a:srcRect l="21876"/>
                    <a:stretch/>
                  </pic:blipFill>
                  <pic:spPr bwMode="auto">
                    <a:xfrm>
                      <a:off x="0" y="0"/>
                      <a:ext cx="3550008" cy="26292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38BDBE" w14:textId="143A8B85" w:rsidR="00476406" w:rsidRDefault="00D12BE4" w:rsidP="00D12BE4">
      <w:pPr>
        <w:pStyle w:val="Caption"/>
        <w:jc w:val="center"/>
        <w:rPr>
          <w:lang w:val="en-CA"/>
        </w:rPr>
      </w:pPr>
      <w:r>
        <w:t xml:space="preserve">Figure </w:t>
      </w:r>
      <w:r>
        <w:fldChar w:fldCharType="begin"/>
      </w:r>
      <w:r>
        <w:instrText xml:space="preserve"> SEQ Figure \* ARABIC </w:instrText>
      </w:r>
      <w:r>
        <w:fldChar w:fldCharType="separate"/>
      </w:r>
      <w:r w:rsidR="00EB60C3">
        <w:rPr>
          <w:noProof/>
        </w:rPr>
        <w:t>8</w:t>
      </w:r>
      <w:r>
        <w:fldChar w:fldCharType="end"/>
      </w:r>
      <w:r>
        <w:t xml:space="preserve"> A Diagram of the "4+1" View Model </w:t>
      </w:r>
      <w:r>
        <w:fldChar w:fldCharType="begin"/>
      </w:r>
      <w:r>
        <w:instrText xml:space="preserve"> ADDIN ZOTERO_ITEM CSL_CITATION {"citationID":"nwOzhr9G","properties":{"formattedCitation":"(Kruchten, 1995)","plainCitation":"(Kruchten, 1995)","noteIndex":0},"citationItems":[{"id":233,"uris":["http://zotero.org/users/5028357/items/ZUWK6BBX"],"uri":["http://zotero.org/users/5028357/items/ZUWK6BBX"],"itemData":{"id":233,"type":"article-journal","abstract":"The 4 + 1 View Model describes software architecture using five concurrent views, each of which addresses a specific set of concerns: The logical view describes the design's object model, the process view describes the design's concurrency and synchronization aspects; the physical view describes the mapping of the software onto the hardware and shows the system's distributed aspects, and the development view describes the software's static organization in the development environment. Software designers can organize the description of their architectural decisions around these four views and then illustrate them with a few selected use cases, or scenarios, which constitute a fifth view. The architecture is partially evolved from these scenarios.The 4+1 View Model allows various stakeholders to find what they need in the software architecture. System engineers can approach it first from the physical view, then the process view; end users, customers, and data specialists can approach it from the logical view; and project managers and software-configuration staff members can approach it from the development view.","container-title":"IEEE Software","DOI":"10.1109/52.469759","journalAbbreviation":"IEEE Software","page":"45-50","source":"ResearchGate","title":"The 4+1 View Model of Architecture","volume":"12","author":[{"family":"Kruchten","given":"Philippe"}],"issued":{"date-parts":[["1995",11,1]]}}}],"schema":"https://github.com/citation-style-language/schema/raw/master/csl-citation.json"} </w:instrText>
      </w:r>
      <w:r>
        <w:fldChar w:fldCharType="separate"/>
      </w:r>
      <w:r w:rsidRPr="00D12BE4">
        <w:t>(Kruchten, 1995)</w:t>
      </w:r>
      <w:r>
        <w:fldChar w:fldCharType="end"/>
      </w:r>
    </w:p>
    <w:p w14:paraId="5C7EA380" w14:textId="77777777" w:rsidR="00476406" w:rsidRDefault="00476406" w:rsidP="00476406">
      <w:pPr>
        <w:pStyle w:val="Standard"/>
        <w:rPr>
          <w:lang w:val="en-CA"/>
        </w:rPr>
      </w:pPr>
    </w:p>
    <w:p w14:paraId="148D7ACC" w14:textId="180982C7" w:rsidR="000B2C9A" w:rsidRDefault="000B2C9A" w:rsidP="000B2C9A">
      <w:pPr>
        <w:pStyle w:val="Standard"/>
        <w:ind w:left="360"/>
        <w:rPr>
          <w:lang w:val="en-CA"/>
        </w:rPr>
      </w:pPr>
      <w:r>
        <w:rPr>
          <w:lang w:val="en-CA"/>
        </w:rPr>
        <w:t xml:space="preserve">The following figures outline the </w:t>
      </w:r>
      <w:r w:rsidR="000E7B34">
        <w:rPr>
          <w:lang w:val="en-CA"/>
        </w:rPr>
        <w:t xml:space="preserve">design that was produced for this research on the framework for the analysis of the performance of proposed metaheuristics. </w:t>
      </w:r>
    </w:p>
    <w:p w14:paraId="0D4857BD" w14:textId="3FEAD785" w:rsidR="000E7B34" w:rsidRDefault="000E7B34" w:rsidP="000B2C9A">
      <w:pPr>
        <w:pStyle w:val="Standard"/>
        <w:ind w:left="360"/>
        <w:rPr>
          <w:lang w:val="en-CA"/>
        </w:rPr>
      </w:pPr>
    </w:p>
    <w:p w14:paraId="61E2149B" w14:textId="77777777" w:rsidR="009915D2" w:rsidRDefault="009915D2" w:rsidP="009915D2">
      <w:pPr>
        <w:pStyle w:val="Standard"/>
        <w:keepNext/>
        <w:ind w:left="360"/>
      </w:pPr>
      <w:r>
        <w:rPr>
          <w:noProof/>
          <w:lang w:val="en-CA"/>
        </w:rPr>
        <w:lastRenderedPageBreak/>
        <w:drawing>
          <wp:inline distT="0" distB="0" distL="0" distR="0" wp14:anchorId="0CAF12BE" wp14:editId="38E33A0D">
            <wp:extent cx="4870653" cy="2504694"/>
            <wp:effectExtent l="19050" t="19050" r="2540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l="-2129" t="-4952" r="-2037" b="-3730"/>
                    <a:stretch/>
                  </pic:blipFill>
                  <pic:spPr bwMode="auto">
                    <a:xfrm>
                      <a:off x="0" y="0"/>
                      <a:ext cx="4872904" cy="250585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5AF13E" w14:textId="6CCB1324" w:rsidR="00320B26" w:rsidRDefault="009915D2" w:rsidP="009915D2">
      <w:pPr>
        <w:pStyle w:val="Caption"/>
        <w:jc w:val="center"/>
        <w:rPr>
          <w:lang w:val="en-CA"/>
        </w:rPr>
      </w:pPr>
      <w:r>
        <w:t xml:space="preserve">Figure </w:t>
      </w:r>
      <w:r>
        <w:fldChar w:fldCharType="begin"/>
      </w:r>
      <w:r>
        <w:instrText xml:space="preserve"> SEQ Figure \* ARABIC </w:instrText>
      </w:r>
      <w:r>
        <w:fldChar w:fldCharType="separate"/>
      </w:r>
      <w:r w:rsidR="00EB60C3">
        <w:rPr>
          <w:noProof/>
        </w:rPr>
        <w:t>9</w:t>
      </w:r>
      <w:r>
        <w:fldChar w:fldCharType="end"/>
      </w:r>
      <w:r>
        <w:t xml:space="preserve"> Legend of the Components in the Flowchart</w:t>
      </w:r>
    </w:p>
    <w:p w14:paraId="7E3C2F0D" w14:textId="77777777" w:rsidR="0054406A" w:rsidRDefault="0054406A" w:rsidP="000B2C9A">
      <w:pPr>
        <w:pStyle w:val="Standard"/>
        <w:ind w:left="360"/>
        <w:rPr>
          <w:lang w:val="en-CA"/>
        </w:rPr>
      </w:pPr>
    </w:p>
    <w:p w14:paraId="5C7332B9" w14:textId="3460BCEA" w:rsidR="00320B26" w:rsidRDefault="0054406A" w:rsidP="000B2C9A">
      <w:pPr>
        <w:pStyle w:val="Standard"/>
        <w:ind w:left="360"/>
        <w:rPr>
          <w:lang w:val="en-CA"/>
        </w:rPr>
      </w:pPr>
      <w:r>
        <w:rPr>
          <w:lang w:val="en-CA"/>
        </w:rPr>
        <w:t xml:space="preserve">This diagram shows the convention used in the design of the various flowcharts. This convention was used instead of the formal UML shapes for reasons of keeping the toolchain used for the design process as streamlined as possible. In fact, the use of the formal UML shapes would have required the introduction of a new software as well as the modification of the development workflow. The solution that was finally chosen focuses on implementing the UML format despite the use of a custom convention for the elements. </w:t>
      </w:r>
    </w:p>
    <w:p w14:paraId="77201155" w14:textId="77777777" w:rsidR="002337F9" w:rsidRDefault="002337F9" w:rsidP="002337F9">
      <w:pPr>
        <w:pStyle w:val="Standard"/>
        <w:keepNext/>
        <w:ind w:left="360"/>
        <w:jc w:val="center"/>
      </w:pPr>
      <w:commentRangeStart w:id="66"/>
      <w:r>
        <w:rPr>
          <w:noProof/>
          <w:lang w:val="en-CA"/>
        </w:rPr>
        <w:lastRenderedPageBreak/>
        <w:drawing>
          <wp:inline distT="0" distB="0" distL="0" distR="0" wp14:anchorId="3771FF97" wp14:editId="4976B31C">
            <wp:extent cx="4810125" cy="7747121"/>
            <wp:effectExtent l="19050" t="19050" r="9525" b="254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t="-1593"/>
                    <a:stretch/>
                  </pic:blipFill>
                  <pic:spPr bwMode="auto">
                    <a:xfrm>
                      <a:off x="0" y="0"/>
                      <a:ext cx="4810125" cy="774712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66"/>
      <w:r w:rsidR="008E0B1D">
        <w:rPr>
          <w:rStyle w:val="CommentReference"/>
        </w:rPr>
        <w:commentReference w:id="66"/>
      </w:r>
    </w:p>
    <w:p w14:paraId="10163688" w14:textId="4DBECA7E" w:rsidR="009915D2" w:rsidRDefault="002337F9" w:rsidP="002337F9">
      <w:pPr>
        <w:pStyle w:val="Caption"/>
        <w:jc w:val="center"/>
        <w:rPr>
          <w:lang w:val="en-CA"/>
        </w:rPr>
      </w:pPr>
      <w:r>
        <w:lastRenderedPageBreak/>
        <w:t xml:space="preserve">Figure </w:t>
      </w:r>
      <w:r>
        <w:fldChar w:fldCharType="begin"/>
      </w:r>
      <w:r>
        <w:instrText xml:space="preserve"> SEQ Figure \* ARABIC </w:instrText>
      </w:r>
      <w:r>
        <w:fldChar w:fldCharType="separate"/>
      </w:r>
      <w:r w:rsidR="00EB60C3">
        <w:rPr>
          <w:noProof/>
        </w:rPr>
        <w:t>10</w:t>
      </w:r>
      <w:r>
        <w:fldChar w:fldCharType="end"/>
      </w:r>
      <w:r>
        <w:t xml:space="preserve"> Main Logical View of the</w:t>
      </w:r>
      <w:r>
        <w:rPr>
          <w:noProof/>
        </w:rPr>
        <w:t xml:space="preserve"> FrameWork</w:t>
      </w:r>
    </w:p>
    <w:p w14:paraId="3C8A6008" w14:textId="77777777" w:rsidR="009D2DF0" w:rsidRDefault="009D2DF0" w:rsidP="009D2DF0">
      <w:pPr>
        <w:pStyle w:val="Standard"/>
        <w:spacing w:line="240" w:lineRule="auto"/>
        <w:ind w:left="360"/>
        <w:rPr>
          <w:ins w:id="67" w:author="Iannick Gagnon" w:date="2020-12-07T10:12:00Z"/>
          <w:lang w:val="en-CA"/>
        </w:rPr>
        <w:pPrChange w:id="68" w:author="Iannick Gagnon" w:date="2020-12-07T10:13:00Z">
          <w:pPr>
            <w:pStyle w:val="Standard"/>
            <w:ind w:left="360"/>
          </w:pPr>
        </w:pPrChange>
      </w:pPr>
    </w:p>
    <w:p w14:paraId="2FD2A147" w14:textId="4F7664C2" w:rsidR="009915D2" w:rsidRDefault="00EC63D4" w:rsidP="000B2C9A">
      <w:pPr>
        <w:pStyle w:val="Standard"/>
        <w:ind w:left="360"/>
        <w:rPr>
          <w:ins w:id="69" w:author="Iannick Gagnon" w:date="2020-12-07T10:13:00Z"/>
          <w:lang w:val="en-CA"/>
        </w:rPr>
      </w:pPr>
      <w:r>
        <w:rPr>
          <w:lang w:val="en-CA"/>
        </w:rPr>
        <w:t xml:space="preserve">The flowchart above displays the main logical view of the framework to specify its requirements. </w:t>
      </w:r>
      <w:r w:rsidR="00CD30F8">
        <w:rPr>
          <w:lang w:val="en-CA"/>
        </w:rPr>
        <w:t>The most important aspects to notice are the need for an algorithm module and the preprocessing module. The importance of these two elements was realised while producing the diagram which reinforces the importance of producing a good architecture. These two modules are specified in more details in the following figures. Another point to note is the fact that the actual runs of the proposed algorithm on the various test problems will be executed simultaneously in batches using parallel computing. The fram</w:t>
      </w:r>
      <w:r w:rsidR="00E35E20">
        <w:rPr>
          <w:lang w:val="en-CA"/>
        </w:rPr>
        <w:t>e</w:t>
      </w:r>
      <w:r w:rsidR="00CD30F8">
        <w:rPr>
          <w:lang w:val="en-CA"/>
        </w:rPr>
        <w:t xml:space="preserve">work is therefore using a hybrid between the object oriented and </w:t>
      </w:r>
      <w:r w:rsidR="00FF4984">
        <w:rPr>
          <w:lang w:val="en-CA"/>
        </w:rPr>
        <w:t>flow-based</w:t>
      </w:r>
      <w:r w:rsidR="00CD30F8">
        <w:rPr>
          <w:lang w:val="en-CA"/>
        </w:rPr>
        <w:t xml:space="preserve"> programming paradigms. Example objects are the algorithm module as well as the test problems. They indicate the </w:t>
      </w:r>
      <w:r w:rsidR="00E35E20">
        <w:rPr>
          <w:lang w:val="en-CA"/>
        </w:rPr>
        <w:t>object-oriented</w:t>
      </w:r>
      <w:r w:rsidR="00CD30F8">
        <w:rPr>
          <w:lang w:val="en-CA"/>
        </w:rPr>
        <w:t xml:space="preserve"> nature of the framework. The </w:t>
      </w:r>
      <w:r w:rsidR="00E35E20">
        <w:rPr>
          <w:lang w:val="en-CA"/>
        </w:rPr>
        <w:t>flow-oriented</w:t>
      </w:r>
      <w:r w:rsidR="00CD30F8">
        <w:rPr>
          <w:lang w:val="en-CA"/>
        </w:rPr>
        <w:t xml:space="preserve"> nature of the program can be observed by looking closely at the flow by which the experiments are run. All the </w:t>
      </w:r>
      <w:r w:rsidR="00AD64F9">
        <w:rPr>
          <w:lang w:val="en-CA"/>
        </w:rPr>
        <w:t xml:space="preserve">parallel </w:t>
      </w:r>
      <w:r w:rsidR="00CD30F8">
        <w:rPr>
          <w:lang w:val="en-CA"/>
        </w:rPr>
        <w:t xml:space="preserve">processes </w:t>
      </w:r>
      <w:r w:rsidR="00AD64F9">
        <w:rPr>
          <w:lang w:val="en-CA"/>
        </w:rPr>
        <w:t xml:space="preserve">can be modelled as sets of operations that perform calculations on data structures containing the attributes of each experiment. </w:t>
      </w:r>
      <w:r w:rsidR="00C52916">
        <w:rPr>
          <w:lang w:val="en-CA"/>
        </w:rPr>
        <w:t>These attributes are:</w:t>
      </w:r>
    </w:p>
    <w:p w14:paraId="0C043DFF" w14:textId="77777777" w:rsidR="00893003" w:rsidRDefault="00893003" w:rsidP="00893003">
      <w:pPr>
        <w:pStyle w:val="Standard"/>
        <w:spacing w:line="240" w:lineRule="auto"/>
        <w:ind w:left="360"/>
        <w:rPr>
          <w:lang w:val="en-CA"/>
        </w:rPr>
        <w:pPrChange w:id="70" w:author="Iannick Gagnon" w:date="2020-12-07T10:13:00Z">
          <w:pPr>
            <w:pStyle w:val="Standard"/>
            <w:ind w:left="360"/>
          </w:pPr>
        </w:pPrChange>
      </w:pPr>
    </w:p>
    <w:p w14:paraId="4FE6B1EE" w14:textId="0A4FC6B7" w:rsidR="00C52916" w:rsidRDefault="00C52916" w:rsidP="00DB6EF6">
      <w:pPr>
        <w:pStyle w:val="Standard"/>
        <w:numPr>
          <w:ilvl w:val="0"/>
          <w:numId w:val="40"/>
        </w:numPr>
        <w:rPr>
          <w:lang w:val="en-CA"/>
        </w:rPr>
      </w:pPr>
      <w:r>
        <w:rPr>
          <w:lang w:val="en-CA"/>
        </w:rPr>
        <w:t>The metaheuristic object being tested</w:t>
      </w:r>
    </w:p>
    <w:p w14:paraId="31871B98" w14:textId="6A82C462" w:rsidR="00C52916" w:rsidRDefault="00C52916" w:rsidP="00DB6EF6">
      <w:pPr>
        <w:pStyle w:val="Standard"/>
        <w:numPr>
          <w:ilvl w:val="0"/>
          <w:numId w:val="40"/>
        </w:numPr>
        <w:rPr>
          <w:lang w:val="en-CA"/>
        </w:rPr>
      </w:pPr>
      <w:r>
        <w:rPr>
          <w:lang w:val="en-CA"/>
        </w:rPr>
        <w:t>The tests to apply for the specific run</w:t>
      </w:r>
    </w:p>
    <w:p w14:paraId="35B4E36E" w14:textId="4129FDD9" w:rsidR="00C52916" w:rsidRDefault="00C52916" w:rsidP="00DB6EF6">
      <w:pPr>
        <w:pStyle w:val="Standard"/>
        <w:numPr>
          <w:ilvl w:val="0"/>
          <w:numId w:val="40"/>
        </w:numPr>
        <w:rPr>
          <w:lang w:val="en-CA"/>
        </w:rPr>
      </w:pPr>
      <w:r>
        <w:rPr>
          <w:lang w:val="en-CA"/>
        </w:rPr>
        <w:t>The results obtained after the run</w:t>
      </w:r>
    </w:p>
    <w:p w14:paraId="02FC47E6" w14:textId="1CB95508" w:rsidR="00C52916" w:rsidRDefault="00C52916" w:rsidP="00DB6EF6">
      <w:pPr>
        <w:pStyle w:val="Standard"/>
        <w:numPr>
          <w:ilvl w:val="0"/>
          <w:numId w:val="40"/>
        </w:numPr>
        <w:rPr>
          <w:lang w:val="en-CA"/>
        </w:rPr>
      </w:pPr>
      <w:bookmarkStart w:id="71" w:name="_Ref57511017"/>
      <w:r>
        <w:rPr>
          <w:lang w:val="en-CA"/>
        </w:rPr>
        <w:t xml:space="preserve">The performance </w:t>
      </w:r>
      <w:r w:rsidR="00E35E20">
        <w:rPr>
          <w:lang w:val="en-CA"/>
        </w:rPr>
        <w:t>data collected about the specific run</w:t>
      </w:r>
      <w:bookmarkEnd w:id="71"/>
    </w:p>
    <w:p w14:paraId="22D35364" w14:textId="77777777" w:rsidR="00893003" w:rsidRDefault="00893003" w:rsidP="00893003">
      <w:pPr>
        <w:pStyle w:val="Standard"/>
        <w:spacing w:line="240" w:lineRule="auto"/>
        <w:rPr>
          <w:ins w:id="72" w:author="Iannick Gagnon" w:date="2020-12-07T10:13:00Z"/>
          <w:lang w:val="en-CA"/>
        </w:rPr>
        <w:pPrChange w:id="73" w:author="Iannick Gagnon" w:date="2020-12-07T10:13:00Z">
          <w:pPr>
            <w:pStyle w:val="Standard"/>
          </w:pPr>
        </w:pPrChange>
      </w:pPr>
    </w:p>
    <w:p w14:paraId="0CFFE176" w14:textId="4D070EE5" w:rsidR="00E35E20" w:rsidRDefault="00E35E20" w:rsidP="00E35E20">
      <w:pPr>
        <w:pStyle w:val="Standard"/>
        <w:rPr>
          <w:lang w:val="en-CA"/>
        </w:rPr>
      </w:pPr>
      <w:r>
        <w:rPr>
          <w:lang w:val="en-CA"/>
        </w:rPr>
        <w:t>To accomplish this, multiple processes and threads will be accessing the experiment data structure quasi simultaneously. Semaphores are to be used to synchronize these activities.</w:t>
      </w:r>
    </w:p>
    <w:p w14:paraId="43E5CDC6" w14:textId="77777777" w:rsidR="0054406A" w:rsidRDefault="0054406A" w:rsidP="000B2C9A">
      <w:pPr>
        <w:pStyle w:val="Standard"/>
        <w:ind w:left="360"/>
        <w:rPr>
          <w:lang w:val="en-CA"/>
        </w:rPr>
      </w:pPr>
    </w:p>
    <w:p w14:paraId="4B5BB24E" w14:textId="77777777" w:rsidR="00FA1CDF" w:rsidRDefault="00FA1CDF" w:rsidP="00FA1CDF">
      <w:pPr>
        <w:pStyle w:val="Standard"/>
        <w:keepNext/>
        <w:ind w:left="360"/>
        <w:jc w:val="center"/>
      </w:pPr>
      <w:commentRangeStart w:id="74"/>
      <w:r>
        <w:rPr>
          <w:noProof/>
          <w:lang w:val="en-CA"/>
        </w:rPr>
        <w:lastRenderedPageBreak/>
        <w:drawing>
          <wp:inline distT="0" distB="0" distL="0" distR="0" wp14:anchorId="5662606E" wp14:editId="1F5A252E">
            <wp:extent cx="4962160" cy="5898946"/>
            <wp:effectExtent l="19050" t="19050" r="10160" b="260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l="-3056" t="-2540" r="-2737" b="-1975"/>
                    <a:stretch/>
                  </pic:blipFill>
                  <pic:spPr bwMode="auto">
                    <a:xfrm>
                      <a:off x="0" y="0"/>
                      <a:ext cx="4963162" cy="590013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74"/>
      <w:r w:rsidR="009C243C">
        <w:rPr>
          <w:rStyle w:val="CommentReference"/>
        </w:rPr>
        <w:commentReference w:id="74"/>
      </w:r>
    </w:p>
    <w:p w14:paraId="16FB1E42" w14:textId="6ED4E4FE" w:rsidR="009915D2" w:rsidRDefault="00FA1CDF" w:rsidP="00FA1CDF">
      <w:pPr>
        <w:pStyle w:val="Caption"/>
        <w:jc w:val="center"/>
        <w:rPr>
          <w:lang w:val="en-CA"/>
        </w:rPr>
      </w:pPr>
      <w:r>
        <w:t xml:space="preserve">Figure </w:t>
      </w:r>
      <w:r>
        <w:fldChar w:fldCharType="begin"/>
      </w:r>
      <w:r>
        <w:instrText xml:space="preserve"> SEQ Figure \* ARABIC </w:instrText>
      </w:r>
      <w:r>
        <w:fldChar w:fldCharType="separate"/>
      </w:r>
      <w:r w:rsidR="00EB60C3">
        <w:rPr>
          <w:noProof/>
        </w:rPr>
        <w:t>11</w:t>
      </w:r>
      <w:r>
        <w:fldChar w:fldCharType="end"/>
      </w:r>
      <w:r>
        <w:t xml:space="preserve"> The Preprocessing Module</w:t>
      </w:r>
    </w:p>
    <w:p w14:paraId="1ECE5FA9" w14:textId="0F8197E6" w:rsidR="009915D2" w:rsidRDefault="009915D2" w:rsidP="009C243C">
      <w:pPr>
        <w:pStyle w:val="Standard"/>
        <w:spacing w:line="240" w:lineRule="auto"/>
        <w:ind w:left="360"/>
        <w:rPr>
          <w:lang w:val="en-CA"/>
        </w:rPr>
        <w:pPrChange w:id="75" w:author="Iannick Gagnon" w:date="2020-12-07T10:13:00Z">
          <w:pPr>
            <w:pStyle w:val="Standard"/>
            <w:ind w:left="360"/>
          </w:pPr>
        </w:pPrChange>
      </w:pPr>
    </w:p>
    <w:p w14:paraId="79AD0C79" w14:textId="514DF37A" w:rsidR="00C975E1" w:rsidRDefault="00C975E1" w:rsidP="000B2C9A">
      <w:pPr>
        <w:pStyle w:val="Standard"/>
        <w:ind w:left="360"/>
        <w:rPr>
          <w:lang w:val="en-CA"/>
        </w:rPr>
      </w:pPr>
      <w:r>
        <w:rPr>
          <w:lang w:val="en-CA"/>
        </w:rPr>
        <w:t xml:space="preserve">The preprocessing module plays an important role in the framework as it sets up the environment required for the experiments to be run correctly and parses the inputs given by the user. For this reason, its development involves the user more than the other modules and the design decisions taken at this level determine in many ways that of the rest of the framework. </w:t>
      </w:r>
    </w:p>
    <w:p w14:paraId="17B2BA27" w14:textId="77777777" w:rsidR="00FA1CDF" w:rsidRDefault="00FA1CDF" w:rsidP="00FA1CDF">
      <w:pPr>
        <w:pStyle w:val="Standard"/>
        <w:keepNext/>
        <w:ind w:left="360"/>
        <w:jc w:val="center"/>
      </w:pPr>
      <w:commentRangeStart w:id="76"/>
      <w:r>
        <w:rPr>
          <w:noProof/>
          <w:lang w:val="en-CA"/>
        </w:rPr>
        <w:lastRenderedPageBreak/>
        <w:drawing>
          <wp:inline distT="0" distB="0" distL="0" distR="0" wp14:anchorId="104B02F6" wp14:editId="3CFFD43C">
            <wp:extent cx="4029710" cy="5855055"/>
            <wp:effectExtent l="19050" t="19050" r="2794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a:extLst>
                        <a:ext uri="{28A0092B-C50C-407E-A947-70E740481C1C}">
                          <a14:useLocalDpi xmlns:a14="http://schemas.microsoft.com/office/drawing/2010/main" val="0"/>
                        </a:ext>
                      </a:extLst>
                    </a:blip>
                    <a:srcRect l="-2598" t="-2023" r="-2657" b="-1730"/>
                    <a:stretch/>
                  </pic:blipFill>
                  <pic:spPr bwMode="auto">
                    <a:xfrm>
                      <a:off x="0" y="0"/>
                      <a:ext cx="4031027" cy="585696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76"/>
      <w:r w:rsidR="009C243C">
        <w:rPr>
          <w:rStyle w:val="CommentReference"/>
        </w:rPr>
        <w:commentReference w:id="76"/>
      </w:r>
    </w:p>
    <w:p w14:paraId="41D7FD6B" w14:textId="749ED2A0" w:rsidR="00FA1CDF" w:rsidRDefault="00FA1CDF" w:rsidP="00FA1CDF">
      <w:pPr>
        <w:pStyle w:val="Caption"/>
        <w:jc w:val="center"/>
        <w:rPr>
          <w:lang w:val="en-CA"/>
        </w:rPr>
      </w:pPr>
      <w:r>
        <w:t xml:space="preserve">Figure </w:t>
      </w:r>
      <w:r>
        <w:fldChar w:fldCharType="begin"/>
      </w:r>
      <w:r>
        <w:instrText xml:space="preserve"> SEQ Figure \* ARABIC </w:instrText>
      </w:r>
      <w:r>
        <w:fldChar w:fldCharType="separate"/>
      </w:r>
      <w:r w:rsidR="00EB60C3">
        <w:rPr>
          <w:noProof/>
        </w:rPr>
        <w:t>12</w:t>
      </w:r>
      <w:r>
        <w:fldChar w:fldCharType="end"/>
      </w:r>
      <w:r>
        <w:t xml:space="preserve"> The Postprocessing Module</w:t>
      </w:r>
    </w:p>
    <w:p w14:paraId="293D7A8B" w14:textId="6327B0E1" w:rsidR="00FA1CDF" w:rsidRDefault="00FA1CDF" w:rsidP="009C243C">
      <w:pPr>
        <w:pStyle w:val="Standard"/>
        <w:spacing w:line="240" w:lineRule="auto"/>
        <w:ind w:left="360"/>
        <w:rPr>
          <w:lang w:val="en-CA"/>
        </w:rPr>
        <w:pPrChange w:id="77" w:author="Iannick Gagnon" w:date="2020-12-07T10:14:00Z">
          <w:pPr>
            <w:pStyle w:val="Standard"/>
            <w:ind w:left="360"/>
          </w:pPr>
        </w:pPrChange>
      </w:pPr>
    </w:p>
    <w:p w14:paraId="04B995F6" w14:textId="13684419" w:rsidR="00C975E1" w:rsidRDefault="0019064E" w:rsidP="000B2C9A">
      <w:pPr>
        <w:pStyle w:val="Standard"/>
        <w:ind w:left="360"/>
        <w:rPr>
          <w:lang w:val="en-CA"/>
        </w:rPr>
      </w:pPr>
      <w:r>
        <w:rPr>
          <w:lang w:val="en-CA"/>
        </w:rPr>
        <w:t xml:space="preserve">The post processing module, </w:t>
      </w:r>
      <w:del w:id="78" w:author="Iannick Gagnon" w:date="2020-12-07T10:19:00Z">
        <w:r w:rsidDel="00685414">
          <w:rPr>
            <w:lang w:val="en-CA"/>
          </w:rPr>
          <w:delText xml:space="preserve">much </w:delText>
        </w:r>
      </w:del>
      <w:r>
        <w:rPr>
          <w:lang w:val="en-CA"/>
        </w:rPr>
        <w:t>like the preprocessing module is important because it communicates</w:t>
      </w:r>
      <w:ins w:id="79" w:author="Iannick Gagnon" w:date="2020-12-07T10:19:00Z">
        <w:r w:rsidR="00685414">
          <w:rPr>
            <w:lang w:val="en-CA"/>
          </w:rPr>
          <w:t xml:space="preserve"> directly</w:t>
        </w:r>
      </w:ins>
      <w:r>
        <w:rPr>
          <w:lang w:val="en-CA"/>
        </w:rPr>
        <w:t xml:space="preserve"> with the user. </w:t>
      </w:r>
      <w:commentRangeStart w:id="80"/>
      <w:r>
        <w:rPr>
          <w:lang w:val="en-CA"/>
        </w:rPr>
        <w:t>Its output also needs to be specified with the involvement of the end users.</w:t>
      </w:r>
      <w:commentRangeEnd w:id="80"/>
      <w:r w:rsidR="009A11A2">
        <w:rPr>
          <w:rStyle w:val="CommentReference"/>
        </w:rPr>
        <w:commentReference w:id="80"/>
      </w:r>
      <w:r>
        <w:rPr>
          <w:lang w:val="en-CA"/>
        </w:rPr>
        <w:t xml:space="preserve"> </w:t>
      </w:r>
    </w:p>
    <w:p w14:paraId="21F5BE03" w14:textId="77777777" w:rsidR="00EB60C3" w:rsidRDefault="00FA1CDF" w:rsidP="00EB60C3">
      <w:pPr>
        <w:pStyle w:val="Standard"/>
        <w:keepNext/>
        <w:ind w:left="360"/>
        <w:jc w:val="center"/>
      </w:pPr>
      <w:commentRangeStart w:id="81"/>
      <w:r>
        <w:rPr>
          <w:noProof/>
          <w:lang w:val="en-CA"/>
        </w:rPr>
        <w:lastRenderedPageBreak/>
        <w:drawing>
          <wp:inline distT="0" distB="0" distL="0" distR="0" wp14:anchorId="5DB773AF" wp14:editId="06582293">
            <wp:extent cx="4000500" cy="5149388"/>
            <wp:effectExtent l="19050" t="19050" r="1905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a:extLst>
                        <a:ext uri="{28A0092B-C50C-407E-A947-70E740481C1C}">
                          <a14:useLocalDpi xmlns:a14="http://schemas.microsoft.com/office/drawing/2010/main" val="0"/>
                        </a:ext>
                      </a:extLst>
                    </a:blip>
                    <a:srcRect l="-2291" t="-1914" r="-2193" b="-1729"/>
                    <a:stretch/>
                  </pic:blipFill>
                  <pic:spPr bwMode="auto">
                    <a:xfrm>
                      <a:off x="0" y="0"/>
                      <a:ext cx="4001417" cy="515056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commentRangeEnd w:id="81"/>
      <w:r w:rsidR="009C243C">
        <w:rPr>
          <w:rStyle w:val="CommentReference"/>
        </w:rPr>
        <w:commentReference w:id="81"/>
      </w:r>
    </w:p>
    <w:p w14:paraId="1F9B701B" w14:textId="701CBD28" w:rsidR="00FA1CDF" w:rsidRDefault="00EB60C3" w:rsidP="009C243C">
      <w:pPr>
        <w:pStyle w:val="Caption"/>
        <w:jc w:val="center"/>
        <w:rPr>
          <w:lang w:val="en-CA"/>
        </w:rPr>
      </w:pPr>
      <w:r>
        <w:t xml:space="preserve">Figure </w:t>
      </w:r>
      <w:r>
        <w:fldChar w:fldCharType="begin"/>
      </w:r>
      <w:r>
        <w:instrText xml:space="preserve"> SEQ Figure \* ARABIC </w:instrText>
      </w:r>
      <w:r>
        <w:fldChar w:fldCharType="separate"/>
      </w:r>
      <w:r>
        <w:rPr>
          <w:noProof/>
        </w:rPr>
        <w:t>13</w:t>
      </w:r>
      <w:r>
        <w:fldChar w:fldCharType="end"/>
      </w:r>
      <w:r>
        <w:t xml:space="preserve"> The Experiment Running Process</w:t>
      </w:r>
    </w:p>
    <w:p w14:paraId="245DA036" w14:textId="1E86AEDD" w:rsidR="00FA1CDF" w:rsidRDefault="00FA1CDF" w:rsidP="009C243C">
      <w:pPr>
        <w:pStyle w:val="Standard"/>
        <w:spacing w:line="240" w:lineRule="auto"/>
        <w:ind w:left="360"/>
        <w:rPr>
          <w:lang w:val="en-CA"/>
        </w:rPr>
        <w:pPrChange w:id="82" w:author="Iannick Gagnon" w:date="2020-12-07T10:15:00Z">
          <w:pPr>
            <w:pStyle w:val="Standard"/>
            <w:ind w:left="360"/>
          </w:pPr>
        </w:pPrChange>
      </w:pPr>
    </w:p>
    <w:p w14:paraId="2FEF1CF8" w14:textId="76B9076D" w:rsidR="0072311B" w:rsidRDefault="0072311B" w:rsidP="000B2C9A">
      <w:pPr>
        <w:pStyle w:val="Standard"/>
        <w:ind w:left="360"/>
        <w:rPr>
          <w:lang w:val="en-CA"/>
        </w:rPr>
      </w:pPr>
      <w:r>
        <w:rPr>
          <w:lang w:val="en-CA"/>
        </w:rPr>
        <w:t xml:space="preserve">The diagram above showcases the experiment batch running process for one experiment. As displayed in the main flowchart, all the runs will be performed in different threads to leverage the power of parallel computing and reduce the </w:t>
      </w:r>
      <w:r w:rsidR="00AC4DB3">
        <w:rPr>
          <w:lang w:val="en-CA"/>
        </w:rPr>
        <w:t>execution</w:t>
      </w:r>
      <w:r>
        <w:rPr>
          <w:lang w:val="en-CA"/>
        </w:rPr>
        <w:t xml:space="preserve"> time of the whole process. The various threads will be synchronized using </w:t>
      </w:r>
      <w:commentRangeStart w:id="83"/>
      <w:r>
        <w:rPr>
          <w:lang w:val="en-CA"/>
        </w:rPr>
        <w:t xml:space="preserve">semaphores </w:t>
      </w:r>
      <w:commentRangeEnd w:id="83"/>
      <w:r w:rsidR="0048025A">
        <w:rPr>
          <w:rStyle w:val="CommentReference"/>
        </w:rPr>
        <w:commentReference w:id="83"/>
      </w:r>
      <w:r>
        <w:rPr>
          <w:lang w:val="en-CA"/>
        </w:rPr>
        <w:t>and the data will be stored in</w:t>
      </w:r>
      <w:ins w:id="84" w:author="Iannick Gagnon" w:date="2020-12-07T10:20:00Z">
        <w:r w:rsidR="00B16C81">
          <w:rPr>
            <w:lang w:val="en-CA"/>
          </w:rPr>
          <w:t xml:space="preserve"> custom</w:t>
        </w:r>
      </w:ins>
      <w:r>
        <w:rPr>
          <w:lang w:val="en-CA"/>
        </w:rPr>
        <w:t xml:space="preserve"> data</w:t>
      </w:r>
      <w:r w:rsidR="007D2EAA">
        <w:rPr>
          <w:lang w:val="en-CA"/>
        </w:rPr>
        <w:t xml:space="preserve"> </w:t>
      </w:r>
      <w:r>
        <w:rPr>
          <w:lang w:val="en-CA"/>
        </w:rPr>
        <w:t xml:space="preserve">structures containing all the required information </w:t>
      </w:r>
      <w:del w:id="85" w:author="Iannick Gagnon" w:date="2020-12-07T10:20:00Z">
        <w:r w:rsidDel="00BC05C2">
          <w:rPr>
            <w:lang w:val="en-CA"/>
          </w:rPr>
          <w:delText xml:space="preserve"> </w:delText>
        </w:r>
      </w:del>
      <w:r>
        <w:rPr>
          <w:lang w:val="en-CA"/>
        </w:rPr>
        <w:t xml:space="preserve">as specified </w:t>
      </w:r>
      <w:commentRangeStart w:id="86"/>
      <w:r>
        <w:rPr>
          <w:lang w:val="en-CA"/>
        </w:rPr>
        <w:t>on</w:t>
      </w:r>
      <w:r w:rsidR="00DB6EF6">
        <w:rPr>
          <w:lang w:val="en-CA"/>
        </w:rPr>
        <w:t xml:space="preserve"> page</w:t>
      </w:r>
      <w:r>
        <w:rPr>
          <w:lang w:val="en-CA"/>
        </w:rPr>
        <w:t xml:space="preserve"> </w:t>
      </w:r>
      <w:r w:rsidR="00DB6EF6">
        <w:rPr>
          <w:lang w:val="en-CA"/>
        </w:rPr>
        <w:fldChar w:fldCharType="begin"/>
      </w:r>
      <w:r w:rsidR="00DB6EF6">
        <w:rPr>
          <w:lang w:val="en-CA"/>
        </w:rPr>
        <w:instrText xml:space="preserve"> PAGEREF _Ref57511017 \h </w:instrText>
      </w:r>
      <w:r w:rsidR="00DB6EF6">
        <w:rPr>
          <w:lang w:val="en-CA"/>
        </w:rPr>
      </w:r>
      <w:r w:rsidR="00DB6EF6">
        <w:rPr>
          <w:lang w:val="en-CA"/>
        </w:rPr>
        <w:fldChar w:fldCharType="separate"/>
      </w:r>
      <w:r w:rsidR="00DB6EF6">
        <w:rPr>
          <w:noProof/>
          <w:lang w:val="en-CA"/>
        </w:rPr>
        <w:t>27</w:t>
      </w:r>
      <w:r w:rsidR="00DB6EF6">
        <w:rPr>
          <w:lang w:val="en-CA"/>
        </w:rPr>
        <w:fldChar w:fldCharType="end"/>
      </w:r>
      <w:commentRangeEnd w:id="86"/>
      <w:r w:rsidR="00BC05C2">
        <w:rPr>
          <w:rStyle w:val="CommentReference"/>
        </w:rPr>
        <w:commentReference w:id="86"/>
      </w:r>
      <w:r w:rsidR="00DB6EF6">
        <w:rPr>
          <w:lang w:val="en-CA"/>
        </w:rPr>
        <w:t xml:space="preserve">. </w:t>
      </w:r>
    </w:p>
    <w:p w14:paraId="49E9300F" w14:textId="11E59282" w:rsidR="007D2EAA" w:rsidRDefault="007D2EAA" w:rsidP="000B2C9A">
      <w:pPr>
        <w:pStyle w:val="Standard"/>
        <w:ind w:left="360"/>
        <w:rPr>
          <w:lang w:val="en-CA"/>
        </w:rPr>
      </w:pPr>
    </w:p>
    <w:p w14:paraId="2F323DA6" w14:textId="0B117A4D" w:rsidR="007D2EAA" w:rsidRDefault="007D2EAA" w:rsidP="000B2C9A">
      <w:pPr>
        <w:pStyle w:val="Standard"/>
        <w:ind w:left="360"/>
        <w:rPr>
          <w:ins w:id="87" w:author="Iannick Gagnon" w:date="2020-12-07T10:21:00Z"/>
          <w:lang w:val="en-CA"/>
        </w:rPr>
      </w:pPr>
      <w:r>
        <w:rPr>
          <w:lang w:val="en-CA"/>
        </w:rPr>
        <w:lastRenderedPageBreak/>
        <w:t xml:space="preserve">The Algorithm module below </w:t>
      </w:r>
      <w:ins w:id="88" w:author="Iannick Gagnon" w:date="2020-12-07T10:21:00Z">
        <w:r w:rsidR="00196444">
          <w:rPr>
            <w:lang w:val="en-CA"/>
          </w:rPr>
          <w:t xml:space="preserve">(Figure 14) </w:t>
        </w:r>
      </w:ins>
      <w:r>
        <w:rPr>
          <w:lang w:val="en-CA"/>
        </w:rPr>
        <w:t xml:space="preserve">specifies the contents and format of the algorithm object that the user </w:t>
      </w:r>
      <w:proofErr w:type="gramStart"/>
      <w:r>
        <w:rPr>
          <w:lang w:val="en-CA"/>
        </w:rPr>
        <w:t>has to</w:t>
      </w:r>
      <w:proofErr w:type="gramEnd"/>
      <w:r>
        <w:rPr>
          <w:lang w:val="en-CA"/>
        </w:rPr>
        <w:t xml:space="preserve"> provide as argument to the framework when calling it.</w:t>
      </w:r>
    </w:p>
    <w:p w14:paraId="388DA39B" w14:textId="77777777" w:rsidR="008514B5" w:rsidRDefault="008514B5" w:rsidP="008514B5">
      <w:pPr>
        <w:pStyle w:val="Standard"/>
        <w:spacing w:line="240" w:lineRule="auto"/>
        <w:ind w:left="360"/>
        <w:rPr>
          <w:lang w:val="en-CA"/>
        </w:rPr>
        <w:pPrChange w:id="89" w:author="Iannick Gagnon" w:date="2020-12-07T10:21:00Z">
          <w:pPr>
            <w:pStyle w:val="Standard"/>
            <w:ind w:left="360"/>
          </w:pPr>
        </w:pPrChange>
      </w:pPr>
    </w:p>
    <w:p w14:paraId="7E330600" w14:textId="77777777" w:rsidR="00EB60C3" w:rsidRDefault="00EB60C3" w:rsidP="00EB60C3">
      <w:pPr>
        <w:pStyle w:val="Standard"/>
        <w:keepNext/>
        <w:ind w:left="360"/>
        <w:jc w:val="center"/>
      </w:pPr>
      <w:r>
        <w:rPr>
          <w:noProof/>
          <w:lang w:val="en-CA"/>
        </w:rPr>
        <w:drawing>
          <wp:inline distT="0" distB="0" distL="0" distR="0" wp14:anchorId="101E1657" wp14:editId="7574A39C">
            <wp:extent cx="4000509" cy="2867558"/>
            <wp:effectExtent l="19050" t="19050" r="19050" b="285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a:extLst>
                        <a:ext uri="{28A0092B-C50C-407E-A947-70E740481C1C}">
                          <a14:useLocalDpi xmlns:a14="http://schemas.microsoft.com/office/drawing/2010/main" val="0"/>
                        </a:ext>
                      </a:extLst>
                    </a:blip>
                    <a:srcRect l="-2293" t="-3517" r="-2209" b="-2605"/>
                    <a:stretch/>
                  </pic:blipFill>
                  <pic:spPr bwMode="auto">
                    <a:xfrm>
                      <a:off x="0" y="0"/>
                      <a:ext cx="4002108" cy="286870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14B03A2" w14:textId="3C890977" w:rsidR="00EB60C3" w:rsidRDefault="00EB60C3" w:rsidP="00EB60C3">
      <w:pPr>
        <w:pStyle w:val="Caption"/>
        <w:jc w:val="center"/>
        <w:rPr>
          <w:lang w:val="en-CA"/>
        </w:rPr>
      </w:pPr>
      <w:r>
        <w:t xml:space="preserve">Figure </w:t>
      </w:r>
      <w:r>
        <w:fldChar w:fldCharType="begin"/>
      </w:r>
      <w:r>
        <w:instrText xml:space="preserve"> SEQ Figure \* ARABIC </w:instrText>
      </w:r>
      <w:r>
        <w:fldChar w:fldCharType="separate"/>
      </w:r>
      <w:r>
        <w:rPr>
          <w:noProof/>
        </w:rPr>
        <w:t>14</w:t>
      </w:r>
      <w:r>
        <w:fldChar w:fldCharType="end"/>
      </w:r>
      <w:r>
        <w:t xml:space="preserve"> The Algorithm Module</w:t>
      </w:r>
    </w:p>
    <w:p w14:paraId="34357C9C" w14:textId="77777777" w:rsidR="009B347F" w:rsidRDefault="009B347F" w:rsidP="002E47E5">
      <w:pPr>
        <w:pStyle w:val="Standard"/>
        <w:spacing w:line="240" w:lineRule="auto"/>
        <w:rPr>
          <w:lang w:val="en-CA"/>
        </w:rPr>
        <w:pPrChange w:id="90" w:author="Iannick Gagnon" w:date="2020-12-07T10:15:00Z">
          <w:pPr>
            <w:pStyle w:val="Standard"/>
          </w:pPr>
        </w:pPrChange>
      </w:pPr>
    </w:p>
    <w:p w14:paraId="51C46C47" w14:textId="393CBC59" w:rsidR="000E7B34" w:rsidRDefault="00267034" w:rsidP="000B2C9A">
      <w:pPr>
        <w:pStyle w:val="Standard"/>
        <w:ind w:left="360"/>
        <w:rPr>
          <w:lang w:val="en-CA"/>
        </w:rPr>
      </w:pPr>
      <w:commentRangeStart w:id="91"/>
      <w:del w:id="92" w:author="Iannick Gagnon" w:date="2020-12-07T10:16:00Z">
        <w:r w:rsidDel="002A1412">
          <w:rPr>
            <w:lang w:val="en-CA"/>
          </w:rPr>
          <w:delText xml:space="preserve">Notice that </w:delText>
        </w:r>
        <w:commentRangeEnd w:id="91"/>
        <w:r w:rsidR="002E47E5" w:rsidDel="002A1412">
          <w:rPr>
            <w:rStyle w:val="CommentReference"/>
          </w:rPr>
          <w:commentReference w:id="91"/>
        </w:r>
        <w:r w:rsidDel="002A1412">
          <w:rPr>
            <w:lang w:val="en-CA"/>
          </w:rPr>
          <w:delText xml:space="preserve">this </w:delText>
        </w:r>
      </w:del>
      <w:ins w:id="93" w:author="Iannick Gagnon" w:date="2020-12-07T10:16:00Z">
        <w:r w:rsidR="002A1412">
          <w:rPr>
            <w:lang w:val="en-CA"/>
          </w:rPr>
          <w:t>T</w:t>
        </w:r>
        <w:r w:rsidR="002A1412">
          <w:rPr>
            <w:lang w:val="en-CA"/>
          </w:rPr>
          <w:t xml:space="preserve">his </w:t>
        </w:r>
      </w:ins>
      <w:r>
        <w:rPr>
          <w:lang w:val="en-CA"/>
        </w:rPr>
        <w:t xml:space="preserve">architecture is </w:t>
      </w:r>
      <w:r w:rsidR="00EC63D4">
        <w:rPr>
          <w:lang w:val="en-CA"/>
        </w:rPr>
        <w:t>a</w:t>
      </w:r>
      <w:r>
        <w:rPr>
          <w:lang w:val="en-CA"/>
        </w:rPr>
        <w:t xml:space="preserve"> hybrid between the flow oriented and </w:t>
      </w:r>
      <w:r w:rsidR="0072311B">
        <w:rPr>
          <w:lang w:val="en-CA"/>
        </w:rPr>
        <w:t>object-oriented</w:t>
      </w:r>
      <w:r>
        <w:rPr>
          <w:lang w:val="en-CA"/>
        </w:rPr>
        <w:t xml:space="preserve"> paradigms. </w:t>
      </w:r>
      <w:r w:rsidR="00E1796B">
        <w:rPr>
          <w:lang w:val="en-CA"/>
        </w:rPr>
        <w:t xml:space="preserve">This is to leverage the </w:t>
      </w:r>
      <w:commentRangeStart w:id="94"/>
      <w:r w:rsidR="00E1796B">
        <w:rPr>
          <w:lang w:val="en-CA"/>
        </w:rPr>
        <w:t>advantages</w:t>
      </w:r>
      <w:commentRangeEnd w:id="94"/>
      <w:r w:rsidR="00532F8F">
        <w:rPr>
          <w:rStyle w:val="CommentReference"/>
        </w:rPr>
        <w:commentReference w:id="94"/>
      </w:r>
      <w:r w:rsidR="00E1796B">
        <w:rPr>
          <w:lang w:val="en-CA"/>
        </w:rPr>
        <w:t xml:space="preserve"> of both paradigms</w:t>
      </w:r>
      <w:del w:id="95" w:author="Iannick Gagnon" w:date="2020-12-07T10:17:00Z">
        <w:r w:rsidR="00E1796B" w:rsidDel="00532F8F">
          <w:rPr>
            <w:lang w:val="en-CA"/>
          </w:rPr>
          <w:delText xml:space="preserve"> since the problem at hand does not fit exactly either</w:delText>
        </w:r>
      </w:del>
      <w:r w:rsidR="00E1796B">
        <w:rPr>
          <w:lang w:val="en-CA"/>
        </w:rPr>
        <w:t xml:space="preserve">. </w:t>
      </w:r>
    </w:p>
    <w:p w14:paraId="1BCF5E1E" w14:textId="77777777" w:rsidR="00267034" w:rsidRDefault="00267034" w:rsidP="00AD0F4D">
      <w:pPr>
        <w:pStyle w:val="Standard"/>
        <w:spacing w:line="240" w:lineRule="auto"/>
        <w:ind w:left="360"/>
        <w:rPr>
          <w:lang w:val="en-CA"/>
        </w:rPr>
        <w:pPrChange w:id="96" w:author="Iannick Gagnon" w:date="2020-12-07T10:17:00Z">
          <w:pPr>
            <w:pStyle w:val="Standard"/>
            <w:ind w:left="360"/>
          </w:pPr>
        </w:pPrChange>
      </w:pPr>
    </w:p>
    <w:p w14:paraId="3CFEED31" w14:textId="09CF38D4" w:rsidR="000E7B34" w:rsidRDefault="00267034" w:rsidP="000B2C9A">
      <w:pPr>
        <w:pStyle w:val="Standard"/>
        <w:ind w:left="360"/>
        <w:rPr>
          <w:ins w:id="97" w:author="Iannick Gagnon" w:date="2020-12-07T10:17:00Z"/>
          <w:lang w:val="en-CA"/>
        </w:rPr>
      </w:pPr>
      <w:r>
        <w:rPr>
          <w:lang w:val="en-CA"/>
        </w:rPr>
        <w:t>Beyond the architecture of the program itself, the lifecycle used by the development team is also an important consideration. In the case of this research, an agile lifecycle was preferred since the requirements were not all completely defined from the start and the ability to refine the architecture based on the results of the various experiments in the testing phase is important.</w:t>
      </w:r>
    </w:p>
    <w:p w14:paraId="6DC3CEFE" w14:textId="77777777" w:rsidR="002C3514" w:rsidRDefault="002C3514" w:rsidP="002C3514">
      <w:pPr>
        <w:pStyle w:val="Standard"/>
        <w:spacing w:line="240" w:lineRule="auto"/>
        <w:ind w:left="360"/>
        <w:rPr>
          <w:lang w:val="en-CA"/>
        </w:rPr>
        <w:pPrChange w:id="98" w:author="Iannick Gagnon" w:date="2020-12-07T10:17:00Z">
          <w:pPr>
            <w:pStyle w:val="Standard"/>
            <w:ind w:left="360"/>
          </w:pPr>
        </w:pPrChange>
      </w:pPr>
    </w:p>
    <w:p w14:paraId="173342BE" w14:textId="331C02C6" w:rsidR="00267034" w:rsidRDefault="00267034" w:rsidP="000B2C9A">
      <w:pPr>
        <w:pStyle w:val="Standard"/>
        <w:ind w:left="360"/>
        <w:rPr>
          <w:lang w:val="en-CA"/>
        </w:rPr>
      </w:pPr>
      <w:r>
        <w:rPr>
          <w:lang w:val="en-CA"/>
        </w:rPr>
        <w:t xml:space="preserve">Therefore, the life cycle chosen was Kanban because it fulfills the agile requirement and provides the required flexibility of a research project. It also makes it possible to reassess the priorities of the various tasks and functionalities being treated to make sure that the stages of the project are </w:t>
      </w:r>
      <w:r w:rsidR="00CE4313">
        <w:rPr>
          <w:lang w:val="en-CA"/>
        </w:rPr>
        <w:t>fulfilled</w:t>
      </w:r>
      <w:r>
        <w:rPr>
          <w:lang w:val="en-CA"/>
        </w:rPr>
        <w:t xml:space="preserve"> correctly. </w:t>
      </w:r>
    </w:p>
    <w:p w14:paraId="0D4EAD74" w14:textId="1E61065F" w:rsidR="00B03C01" w:rsidRDefault="00B03C01" w:rsidP="00064146">
      <w:pPr>
        <w:pStyle w:val="Standard"/>
        <w:spacing w:line="240" w:lineRule="auto"/>
        <w:ind w:left="360"/>
        <w:rPr>
          <w:lang w:val="en-CA"/>
        </w:rPr>
        <w:pPrChange w:id="99" w:author="Iannick Gagnon" w:date="2020-12-07T10:17:00Z">
          <w:pPr>
            <w:pStyle w:val="Standard"/>
            <w:ind w:left="360"/>
          </w:pPr>
        </w:pPrChange>
      </w:pPr>
    </w:p>
    <w:p w14:paraId="0B3E2C14" w14:textId="6546BB58" w:rsidR="00B03C01" w:rsidRDefault="00B03C01" w:rsidP="000B2C9A">
      <w:pPr>
        <w:pStyle w:val="Standard"/>
        <w:ind w:left="360"/>
        <w:rPr>
          <w:lang w:val="en-CA"/>
        </w:rPr>
      </w:pPr>
      <w:r>
        <w:rPr>
          <w:lang w:val="en-CA"/>
        </w:rPr>
        <w:lastRenderedPageBreak/>
        <w:t xml:space="preserve">The importance of a well designed and documented architecture is </w:t>
      </w:r>
      <w:del w:id="100" w:author="Iannick Gagnon" w:date="2020-12-07T10:22:00Z">
        <w:r w:rsidDel="002E2C5B">
          <w:rPr>
            <w:lang w:val="en-CA"/>
          </w:rPr>
          <w:delText xml:space="preserve">recognized </w:delText>
        </w:r>
      </w:del>
      <w:ins w:id="101" w:author="Iannick Gagnon" w:date="2020-12-07T10:22:00Z">
        <w:r w:rsidR="002E2C5B">
          <w:rPr>
            <w:lang w:val="en-CA"/>
          </w:rPr>
          <w:t>emphasized</w:t>
        </w:r>
        <w:r w:rsidR="002E2C5B">
          <w:rPr>
            <w:lang w:val="en-CA"/>
          </w:rPr>
          <w:t xml:space="preserve"> </w:t>
        </w:r>
      </w:ins>
      <w:r>
        <w:rPr>
          <w:lang w:val="en-CA"/>
        </w:rPr>
        <w:t xml:space="preserve">in this project as it makes the software more accessible to future contributions and facilitates collaboration. It </w:t>
      </w:r>
      <w:r w:rsidR="000E5111">
        <w:rPr>
          <w:lang w:val="en-CA"/>
        </w:rPr>
        <w:t xml:space="preserve">is also associated with reduced development cost in </w:t>
      </w:r>
      <w:r w:rsidR="00660667">
        <w:rPr>
          <w:lang w:val="en-CA"/>
        </w:rPr>
        <w:t xml:space="preserve">industry as well as improved quality and reliability. In fact, it is much easier to avoid breaking a program when its architecture is known compared to trying to modify an obscure software. an added benefit of well designed and documented architectures is therefore the reduction of the maintenance cost associated with it. </w:t>
      </w:r>
      <w:ins w:id="102" w:author="Iannick Gagnon" w:date="2020-12-07T10:22:00Z">
        <w:r w:rsidR="00051394">
          <w:rPr>
            <w:lang w:val="en-CA"/>
          </w:rPr>
          <w:t>For example,</w:t>
        </w:r>
      </w:ins>
      <w:del w:id="103" w:author="Iannick Gagnon" w:date="2020-12-07T10:22:00Z">
        <w:r w:rsidR="00660667" w:rsidDel="00051394">
          <w:rPr>
            <w:lang w:val="en-CA"/>
          </w:rPr>
          <w:delText>E.g.</w:delText>
        </w:r>
      </w:del>
      <w:r w:rsidR="00660667">
        <w:rPr>
          <w:lang w:val="en-CA"/>
        </w:rPr>
        <w:t xml:space="preserve"> less time is invested fixing unattended consequences of </w:t>
      </w:r>
      <w:del w:id="104" w:author="Iannick Gagnon" w:date="2020-12-07T10:22:00Z">
        <w:r w:rsidR="00660667" w:rsidDel="00C67CDE">
          <w:rPr>
            <w:lang w:val="en-CA"/>
          </w:rPr>
          <w:delText>a change in the code</w:delText>
        </w:r>
      </w:del>
      <w:ins w:id="105" w:author="Iannick Gagnon" w:date="2020-12-07T10:22:00Z">
        <w:r w:rsidR="00C67CDE">
          <w:rPr>
            <w:lang w:val="en-CA"/>
          </w:rPr>
          <w:t>code changes</w:t>
        </w:r>
      </w:ins>
      <w:r w:rsidR="00660667">
        <w:rPr>
          <w:lang w:val="en-CA"/>
        </w:rPr>
        <w:t xml:space="preserve">. The following paragraph </w:t>
      </w:r>
      <w:del w:id="106" w:author="Iannick Gagnon" w:date="2020-12-07T10:23:00Z">
        <w:r w:rsidR="00660667" w:rsidDel="00CA0127">
          <w:rPr>
            <w:lang w:val="en-CA"/>
          </w:rPr>
          <w:delText xml:space="preserve">will </w:delText>
        </w:r>
      </w:del>
      <w:r w:rsidR="00660667">
        <w:rPr>
          <w:lang w:val="en-CA"/>
        </w:rPr>
        <w:t>expand</w:t>
      </w:r>
      <w:ins w:id="107" w:author="Iannick Gagnon" w:date="2020-12-07T10:23:00Z">
        <w:r w:rsidR="00CA0127">
          <w:rPr>
            <w:lang w:val="en-CA"/>
          </w:rPr>
          <w:t>s</w:t>
        </w:r>
      </w:ins>
      <w:r w:rsidR="00660667">
        <w:rPr>
          <w:lang w:val="en-CA"/>
        </w:rPr>
        <w:t xml:space="preserve"> on this by discussing the notion of technical debt.</w:t>
      </w:r>
    </w:p>
    <w:p w14:paraId="5D6FD738" w14:textId="26A07249" w:rsidR="00660667" w:rsidRDefault="00660667" w:rsidP="00064146">
      <w:pPr>
        <w:pStyle w:val="Standard"/>
        <w:spacing w:line="240" w:lineRule="auto"/>
        <w:ind w:left="360"/>
        <w:rPr>
          <w:lang w:val="en-CA"/>
        </w:rPr>
        <w:pPrChange w:id="108" w:author="Iannick Gagnon" w:date="2020-12-07T10:18:00Z">
          <w:pPr>
            <w:pStyle w:val="Standard"/>
            <w:ind w:left="360"/>
          </w:pPr>
        </w:pPrChange>
      </w:pPr>
    </w:p>
    <w:p w14:paraId="744D266B" w14:textId="675A8F04" w:rsidR="00660667" w:rsidRDefault="00660667" w:rsidP="000B2C9A">
      <w:pPr>
        <w:pStyle w:val="Standard"/>
        <w:ind w:left="360"/>
        <w:rPr>
          <w:lang w:val="en-CA"/>
        </w:rPr>
      </w:pPr>
      <w:r>
        <w:rPr>
          <w:lang w:val="en-CA"/>
        </w:rPr>
        <w:t xml:space="preserve">In their paper titled, </w:t>
      </w:r>
      <w:r w:rsidR="003C343F">
        <w:rPr>
          <w:lang w:val="en-CA"/>
        </w:rPr>
        <w:t>“Technical Debt: from Metaphor to Theory and Practice”, Philippe et al. explain the impact that skipping the good practices of software development can have on the product</w:t>
      </w:r>
      <w:ins w:id="109" w:author="Iannick Gagnon" w:date="2020-12-07T10:23:00Z">
        <w:r w:rsidR="00842C9B">
          <w:rPr>
            <w:lang w:val="en-CA"/>
          </w:rPr>
          <w:t xml:space="preserve"> </w:t>
        </w:r>
      </w:ins>
      <w:r w:rsidR="003C343F">
        <w:rPr>
          <w:lang w:val="en-CA"/>
        </w:rPr>
        <w:fldChar w:fldCharType="begin"/>
      </w:r>
      <w:r w:rsidR="003C343F">
        <w:rPr>
          <w:lang w:val="en-CA"/>
        </w:rPr>
        <w:instrText xml:space="preserve"> ADDIN ZOTERO_ITEM CSL_CITATION {"citationID":"4eh9wCjV","properties":{"formattedCitation":"(2012)","plainCitation":"(2012)","noteIndex":0},"citationItems":[{"id":232,"uris":["http://zotero.org/users/5028357/items/8J5XC5QE"],"uri":["http://zotero.org/users/5028357/items/8J5XC5QE"],"itemData":{"id":232,"type":"article-journal","container-title":"IEEE Software","DOI":"10.1109/MS.2012.167","ISSN":"0740-7459","issue":"6","journalAbbreviation":"IEEE Softw.","language":"en","page":"18-21","source":"DOI.org (Crossref)","title":"Technical Debt: From Metaphor to Theory and Practice","title-short":"Technical Debt","volume":"29","author":[{"family":"Kruchten","given":"Philippe"},{"family":"Nord","given":"Robert L."},{"family":"Ozkaya","given":"Ipek"}],"issued":{"date-parts":[["2012",11]]}},"suppress-author":true}],"schema":"https://github.com/citation-style-language/schema/raw/master/csl-citation.json"} </w:instrText>
      </w:r>
      <w:r w:rsidR="003C343F">
        <w:rPr>
          <w:lang w:val="en-CA"/>
        </w:rPr>
        <w:fldChar w:fldCharType="separate"/>
      </w:r>
      <w:r w:rsidR="003C343F" w:rsidRPr="003C343F">
        <w:t>(2012)</w:t>
      </w:r>
      <w:r w:rsidR="003C343F">
        <w:rPr>
          <w:lang w:val="en-CA"/>
        </w:rPr>
        <w:fldChar w:fldCharType="end"/>
      </w:r>
      <w:r w:rsidR="003C343F">
        <w:rPr>
          <w:lang w:val="en-CA"/>
        </w:rPr>
        <w:t xml:space="preserve">. The following figure outlines the technical debt landscape as defined in the paper </w:t>
      </w:r>
      <w:r w:rsidR="00F1220C">
        <w:rPr>
          <w:lang w:val="en-CA"/>
        </w:rPr>
        <w:t xml:space="preserve">and </w:t>
      </w:r>
      <w:r w:rsidR="003C343F">
        <w:rPr>
          <w:lang w:val="en-CA"/>
        </w:rPr>
        <w:t xml:space="preserve">organized by how “visible” they are. The visibility </w:t>
      </w:r>
      <w:r w:rsidR="00E242DA">
        <w:rPr>
          <w:lang w:val="en-CA"/>
        </w:rPr>
        <w:t>characteristics</w:t>
      </w:r>
      <w:r w:rsidR="003C343F">
        <w:rPr>
          <w:lang w:val="en-CA"/>
        </w:rPr>
        <w:t xml:space="preserve"> relates to </w:t>
      </w:r>
      <w:r w:rsidR="00BE13FF">
        <w:rPr>
          <w:lang w:val="en-CA"/>
        </w:rPr>
        <w:t xml:space="preserve">how readily detectable they are </w:t>
      </w:r>
      <w:r w:rsidR="00E242DA">
        <w:rPr>
          <w:lang w:val="en-CA"/>
        </w:rPr>
        <w:t xml:space="preserve">by usual identification tools like static code analysers. </w:t>
      </w:r>
    </w:p>
    <w:p w14:paraId="135113B1" w14:textId="05CD98D8" w:rsidR="003C0D51" w:rsidRDefault="003C0D51" w:rsidP="00E36A91">
      <w:pPr>
        <w:pStyle w:val="Standard"/>
        <w:spacing w:line="240" w:lineRule="auto"/>
        <w:ind w:left="360"/>
        <w:rPr>
          <w:lang w:val="en-CA"/>
        </w:rPr>
        <w:pPrChange w:id="110" w:author="Iannick Gagnon" w:date="2020-12-07T10:18:00Z">
          <w:pPr>
            <w:pStyle w:val="Standard"/>
            <w:ind w:left="360"/>
          </w:pPr>
        </w:pPrChange>
      </w:pPr>
    </w:p>
    <w:p w14:paraId="272CC6C5" w14:textId="77777777" w:rsidR="00F701E6" w:rsidRDefault="00F701E6" w:rsidP="00AB26C0">
      <w:pPr>
        <w:pStyle w:val="Standard"/>
        <w:keepNext/>
        <w:ind w:left="360"/>
        <w:jc w:val="center"/>
      </w:pPr>
      <w:r>
        <w:rPr>
          <w:noProof/>
        </w:rPr>
        <w:drawing>
          <wp:inline distT="0" distB="0" distL="0" distR="0" wp14:anchorId="41CF7D90" wp14:editId="3E2B4D09">
            <wp:extent cx="5892377" cy="187904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96325" cy="1880301"/>
                    </a:xfrm>
                    <a:prstGeom prst="rect">
                      <a:avLst/>
                    </a:prstGeom>
                  </pic:spPr>
                </pic:pic>
              </a:graphicData>
            </a:graphic>
          </wp:inline>
        </w:drawing>
      </w:r>
    </w:p>
    <w:p w14:paraId="3B6D4021" w14:textId="78F3324F" w:rsidR="00F701E6" w:rsidRDefault="00F701E6" w:rsidP="00AB26C0">
      <w:pPr>
        <w:pStyle w:val="Caption"/>
        <w:jc w:val="center"/>
        <w:rPr>
          <w:lang w:val="en-CA"/>
        </w:rPr>
      </w:pPr>
      <w:r w:rsidRPr="00AB26C0">
        <w:rPr>
          <w:b/>
          <w:bCs w:val="0"/>
        </w:rPr>
        <w:t xml:space="preserve">Figure </w:t>
      </w:r>
      <w:r w:rsidRPr="00AB26C0">
        <w:rPr>
          <w:b/>
          <w:bCs w:val="0"/>
        </w:rPr>
        <w:fldChar w:fldCharType="begin"/>
      </w:r>
      <w:r w:rsidRPr="00AB26C0">
        <w:rPr>
          <w:b/>
          <w:bCs w:val="0"/>
        </w:rPr>
        <w:instrText xml:space="preserve"> SEQ Figure \* ARABIC </w:instrText>
      </w:r>
      <w:r w:rsidRPr="00AB26C0">
        <w:rPr>
          <w:b/>
          <w:bCs w:val="0"/>
        </w:rPr>
        <w:fldChar w:fldCharType="separate"/>
      </w:r>
      <w:r w:rsidR="00EB60C3">
        <w:rPr>
          <w:b/>
          <w:bCs w:val="0"/>
          <w:noProof/>
        </w:rPr>
        <w:t>15</w:t>
      </w:r>
      <w:r w:rsidRPr="00AB26C0">
        <w:rPr>
          <w:b/>
          <w:bCs w:val="0"/>
        </w:rPr>
        <w:fldChar w:fldCharType="end"/>
      </w:r>
      <w:r>
        <w:t xml:space="preserve"> The Technical Debt Landscape as proposed by Philippe </w:t>
      </w:r>
      <w:r>
        <w:fldChar w:fldCharType="begin"/>
      </w:r>
      <w:r>
        <w:instrText xml:space="preserve"> ADDIN ZOTERO_ITEM CSL_CITATION {"citationID":"yOhK43sV","properties":{"formattedCitation":"(2012)","plainCitation":"(2012)","noteIndex":0},"citationItems":[{"id":232,"uris":["http://zotero.org/users/5028357/items/8J5XC5QE"],"uri":["http://zotero.org/users/5028357/items/8J5XC5QE"],"itemData":{"id":232,"type":"article-journal","container-title":"IEEE Software","DOI":"10.1109/MS.2012.167","ISSN":"0740-7459","issue":"6","journalAbbreviation":"IEEE Softw.","language":"en","page":"18-21","source":"DOI.org (Crossref)","title":"Technical Debt: From Metaphor to Theory and Practice","title-short":"Technical Debt","volume":"29","author":[{"family":"Kruchten","given":"Philippe"},{"family":"Nord","given":"Robert L."},{"family":"Ozkaya","given":"Ipek"}],"issued":{"date-parts":[["2012",11]]}},"suppress-author":true}],"schema":"https://github.com/citation-style-language/schema/raw/master/csl-citation.json"} </w:instrText>
      </w:r>
      <w:r>
        <w:fldChar w:fldCharType="separate"/>
      </w:r>
      <w:r w:rsidRPr="00F701E6">
        <w:t>(2012)</w:t>
      </w:r>
      <w:r>
        <w:fldChar w:fldCharType="end"/>
      </w:r>
    </w:p>
    <w:p w14:paraId="7CF9CAB0" w14:textId="15E1B1CF" w:rsidR="003C0D51" w:rsidRDefault="003C0D51" w:rsidP="00E36A91">
      <w:pPr>
        <w:pStyle w:val="Standard"/>
        <w:spacing w:line="240" w:lineRule="auto"/>
        <w:ind w:left="360"/>
        <w:rPr>
          <w:lang w:val="en-CA"/>
        </w:rPr>
        <w:pPrChange w:id="111" w:author="Iannick Gagnon" w:date="2020-12-07T10:18:00Z">
          <w:pPr>
            <w:pStyle w:val="Standard"/>
            <w:ind w:left="360"/>
          </w:pPr>
        </w:pPrChange>
      </w:pPr>
    </w:p>
    <w:p w14:paraId="0E6F0D05" w14:textId="7C15E366" w:rsidR="003C0D51" w:rsidDel="0007114E" w:rsidRDefault="003C0D51" w:rsidP="000B2C9A">
      <w:pPr>
        <w:pStyle w:val="Standard"/>
        <w:ind w:left="360"/>
        <w:rPr>
          <w:del w:id="112" w:author="Iannick Gagnon" w:date="2020-12-07T10:23:00Z"/>
          <w:lang w:val="en-CA"/>
        </w:rPr>
      </w:pPr>
      <w:r>
        <w:rPr>
          <w:lang w:val="en-CA"/>
        </w:rPr>
        <w:t xml:space="preserve">To address this issue of technical debt, the practice of refactoring is recommended. The article also recommends </w:t>
      </w:r>
      <w:r w:rsidR="00990408">
        <w:rPr>
          <w:lang w:val="en-CA"/>
        </w:rPr>
        <w:t>paying</w:t>
      </w:r>
      <w:r>
        <w:rPr>
          <w:lang w:val="en-CA"/>
        </w:rPr>
        <w:t xml:space="preserve"> attention to the design phase of the </w:t>
      </w:r>
      <w:r w:rsidR="00FF4984">
        <w:rPr>
          <w:lang w:val="en-CA"/>
        </w:rPr>
        <w:t>development</w:t>
      </w:r>
      <w:r>
        <w:rPr>
          <w:lang w:val="en-CA"/>
        </w:rPr>
        <w:t xml:space="preserve"> process and to use iterative design lifecycles as they provide the opportunity to fix </w:t>
      </w:r>
      <w:r w:rsidR="007454E1">
        <w:rPr>
          <w:lang w:val="en-CA"/>
        </w:rPr>
        <w:t xml:space="preserve">non ideal processes and weakly implemented standards and protocols. The article also brings to light the fact that the use of iterative lifecycles </w:t>
      </w:r>
      <w:r w:rsidR="00F1220C">
        <w:rPr>
          <w:lang w:val="en-CA"/>
        </w:rPr>
        <w:t>does</w:t>
      </w:r>
      <w:r w:rsidR="00F701E6">
        <w:rPr>
          <w:lang w:val="en-CA"/>
        </w:rPr>
        <w:t xml:space="preserve"> not automatically improve technical debt and that there is a need to specifically dedicate some activities for refactoring. </w:t>
      </w:r>
    </w:p>
    <w:p w14:paraId="52C16B6C" w14:textId="40C8230E" w:rsidR="00DB13AD" w:rsidDel="0007114E" w:rsidRDefault="00DB13AD" w:rsidP="0007114E">
      <w:pPr>
        <w:pStyle w:val="Standard"/>
        <w:ind w:left="360"/>
        <w:rPr>
          <w:del w:id="113" w:author="Iannick Gagnon" w:date="2020-12-07T10:23:00Z"/>
          <w:lang w:val="en-CA"/>
        </w:rPr>
      </w:pPr>
    </w:p>
    <w:p w14:paraId="5F85EA4C" w14:textId="692DF982" w:rsidR="009B347F" w:rsidRDefault="00990408" w:rsidP="00990408">
      <w:pPr>
        <w:pStyle w:val="Heading2"/>
        <w:rPr>
          <w:lang w:val="en-CA"/>
        </w:rPr>
      </w:pPr>
      <w:r>
        <w:rPr>
          <w:lang w:val="en-CA"/>
        </w:rPr>
        <w:t>Requirements tracking</w:t>
      </w:r>
    </w:p>
    <w:p w14:paraId="38F55731" w14:textId="77777777" w:rsidR="00DB13AD" w:rsidRDefault="00DB13AD" w:rsidP="00DB13AD">
      <w:pPr>
        <w:pStyle w:val="Standard"/>
        <w:spacing w:line="240" w:lineRule="auto"/>
        <w:rPr>
          <w:lang w:val="en-CA"/>
        </w:rPr>
        <w:pPrChange w:id="114" w:author="Iannick Gagnon" w:date="2020-12-07T10:18:00Z">
          <w:pPr>
            <w:pStyle w:val="Standard"/>
          </w:pPr>
        </w:pPrChange>
      </w:pPr>
    </w:p>
    <w:p w14:paraId="23C9E591" w14:textId="39165077" w:rsidR="00990408" w:rsidRDefault="00990408" w:rsidP="00990408">
      <w:pPr>
        <w:pStyle w:val="Standard"/>
        <w:rPr>
          <w:ins w:id="115" w:author="Iannick Gagnon" w:date="2020-12-07T10:18:00Z"/>
          <w:lang w:val="en-CA"/>
        </w:rPr>
      </w:pPr>
      <w:r>
        <w:rPr>
          <w:lang w:val="en-CA"/>
        </w:rPr>
        <w:t>For tracking the requirements of the framework, many tools have been explored to select the right solution that would conform to the lifecycle of the project as well as its level of complexity. Following is a list of notable tools that have been considered:</w:t>
      </w:r>
    </w:p>
    <w:p w14:paraId="2819C690" w14:textId="77777777" w:rsidR="00DB13AD" w:rsidRDefault="00DB13AD" w:rsidP="00DB13AD">
      <w:pPr>
        <w:pStyle w:val="Standard"/>
        <w:spacing w:line="240" w:lineRule="auto"/>
        <w:rPr>
          <w:lang w:val="en-CA"/>
        </w:rPr>
        <w:pPrChange w:id="116" w:author="Iannick Gagnon" w:date="2020-12-07T10:18:00Z">
          <w:pPr>
            <w:pStyle w:val="Standard"/>
          </w:pPr>
        </w:pPrChange>
      </w:pPr>
    </w:p>
    <w:p w14:paraId="00E7CB96" w14:textId="5FA38AEF" w:rsidR="00990408" w:rsidRDefault="00990408" w:rsidP="00990408">
      <w:pPr>
        <w:pStyle w:val="Standard"/>
        <w:numPr>
          <w:ilvl w:val="3"/>
          <w:numId w:val="36"/>
        </w:numPr>
        <w:ind w:left="426"/>
        <w:rPr>
          <w:lang w:val="en-CA"/>
        </w:rPr>
      </w:pPr>
      <w:r>
        <w:rPr>
          <w:lang w:val="en-CA"/>
        </w:rPr>
        <w:t xml:space="preserve">Jira with Confluence. This tool enables the integration of the entire development environment from the version control resources like </w:t>
      </w:r>
      <w:r w:rsidR="002570F8">
        <w:rPr>
          <w:lang w:val="en-CA"/>
        </w:rPr>
        <w:t>GitHub</w:t>
      </w:r>
      <w:r>
        <w:rPr>
          <w:lang w:val="en-CA"/>
        </w:rPr>
        <w:t xml:space="preserve"> to the task management utilities and specification and scheduling documents. </w:t>
      </w:r>
      <w:r w:rsidR="0003333C">
        <w:rPr>
          <w:lang w:val="en-CA"/>
        </w:rPr>
        <w:t xml:space="preserve">A communication functionality is also included. </w:t>
      </w:r>
      <w:r w:rsidR="0003333C">
        <w:rPr>
          <w:lang w:val="en-CA"/>
        </w:rPr>
        <w:fldChar w:fldCharType="begin"/>
      </w:r>
      <w:r w:rsidR="0003333C">
        <w:rPr>
          <w:lang w:val="en-CA"/>
        </w:rPr>
        <w:instrText xml:space="preserve"> ADDIN ZOTERO_ITEM CSL_CITATION {"citationID":"qcjkpoCM","properties":{"formattedCitation":"(Atlassian, n.d.)","plainCitation":"(Atlassian, n.d.)","noteIndex":0},"citationItems":[{"id":238,"uris":["http://zotero.org/users/5028357/items/6UNZC9JP"],"uri":["http://zotero.org/users/5028357/items/6UNZC9JP"],"itemData":{"id":238,"type":"webpage","abstract":"Confluence Cloud is a content collaboration and management workspace, built for teams. Learn more about hosting options, features, and key concepts.","container-title":"Atlassian","language":"en","title":"A brief overview of Confluence","URL":"https://www.atlassian.com/software/confluence/guides/get-started/confluence-overview","author":[{"family":"Atlassian","given":""}],"accessed":{"date-parts":[["2020",11,29]]}}}],"schema":"https://github.com/citation-style-language/schema/raw/master/csl-citation.json"} </w:instrText>
      </w:r>
      <w:r w:rsidR="0003333C">
        <w:rPr>
          <w:lang w:val="en-CA"/>
        </w:rPr>
        <w:fldChar w:fldCharType="separate"/>
      </w:r>
      <w:r w:rsidR="0003333C" w:rsidRPr="0003333C">
        <w:t>(Atlassian, n.d.)</w:t>
      </w:r>
      <w:r w:rsidR="0003333C">
        <w:rPr>
          <w:lang w:val="en-CA"/>
        </w:rPr>
        <w:fldChar w:fldCharType="end"/>
      </w:r>
    </w:p>
    <w:p w14:paraId="1EC382FF" w14:textId="0E1B3AFD" w:rsidR="0003333C" w:rsidRDefault="0003333C" w:rsidP="00990408">
      <w:pPr>
        <w:pStyle w:val="Standard"/>
        <w:numPr>
          <w:ilvl w:val="3"/>
          <w:numId w:val="36"/>
        </w:numPr>
        <w:ind w:left="426"/>
        <w:rPr>
          <w:lang w:val="en-CA"/>
        </w:rPr>
      </w:pPr>
      <w:r>
        <w:rPr>
          <w:lang w:val="en-CA"/>
        </w:rPr>
        <w:t xml:space="preserve">Forecast PM as in project management is a management </w:t>
      </w:r>
      <w:r w:rsidR="00F1220C">
        <w:rPr>
          <w:lang w:val="en-CA"/>
        </w:rPr>
        <w:t>solution</w:t>
      </w:r>
      <w:r>
        <w:rPr>
          <w:lang w:val="en-CA"/>
        </w:rPr>
        <w:t xml:space="preserve"> that integrates project management tools and integrates an artificial intelligence for process automation purposes. It is important to note that this is a commercial software</w:t>
      </w:r>
      <w:r w:rsidR="00E34C12">
        <w:rPr>
          <w:lang w:val="en-CA"/>
        </w:rPr>
        <w:fldChar w:fldCharType="begin"/>
      </w:r>
      <w:r w:rsidR="00E34C12">
        <w:rPr>
          <w:lang w:val="en-CA"/>
        </w:rPr>
        <w:instrText xml:space="preserve"> ADDIN ZOTERO_ITEM CSL_CITATION {"citationID":"Aq2uG5nS","properties":{"formattedCitation":"(Forecast, n.d.)","plainCitation":"(Forecast, n.d.)","noteIndex":0},"citationItems":[{"id":240,"uris":["http://zotero.org/users/5028357/items/PKWR82VE"],"uri":["http://zotero.org/users/5028357/items/PKWR82VE"],"itemData":{"id":240,"type":"webpage","abstract":"The Basics |","language":"en","title":"Help Center | The Basics","URL":"https://help.forecast.it/the-basics","author":[{"literal":"Forecast"}],"accessed":{"date-parts":[["2020",11,29]]}}}],"schema":"https://github.com/citation-style-language/schema/raw/master/csl-citation.json"} </w:instrText>
      </w:r>
      <w:r w:rsidR="00E34C12">
        <w:rPr>
          <w:lang w:val="en-CA"/>
        </w:rPr>
        <w:fldChar w:fldCharType="separate"/>
      </w:r>
      <w:r w:rsidR="00E34C12" w:rsidRPr="00E34C12">
        <w:t>(Forecast, n.d.)</w:t>
      </w:r>
      <w:r w:rsidR="00E34C12">
        <w:rPr>
          <w:lang w:val="en-CA"/>
        </w:rPr>
        <w:fldChar w:fldCharType="end"/>
      </w:r>
      <w:r>
        <w:rPr>
          <w:lang w:val="en-CA"/>
        </w:rPr>
        <w:t>.</w:t>
      </w:r>
    </w:p>
    <w:p w14:paraId="2E619711" w14:textId="26358D0F" w:rsidR="0003333C" w:rsidRDefault="0003333C" w:rsidP="00990408">
      <w:pPr>
        <w:pStyle w:val="Standard"/>
        <w:numPr>
          <w:ilvl w:val="3"/>
          <w:numId w:val="36"/>
        </w:numPr>
        <w:ind w:left="426"/>
        <w:rPr>
          <w:lang w:val="en-CA"/>
        </w:rPr>
      </w:pPr>
      <w:r>
        <w:rPr>
          <w:lang w:val="en-CA"/>
        </w:rPr>
        <w:t>Visure is a very comprehensive solution that offers many features for project management as well as requirement</w:t>
      </w:r>
      <w:r w:rsidR="00F1220C">
        <w:rPr>
          <w:lang w:val="en-CA"/>
        </w:rPr>
        <w:t>s</w:t>
      </w:r>
      <w:r>
        <w:rPr>
          <w:lang w:val="en-CA"/>
        </w:rPr>
        <w:t xml:space="preserve"> </w:t>
      </w:r>
      <w:r w:rsidR="002570F8">
        <w:rPr>
          <w:lang w:val="en-CA"/>
        </w:rPr>
        <w:t>tracking</w:t>
      </w:r>
      <w:r w:rsidR="00E34C12">
        <w:rPr>
          <w:lang w:val="en-CA"/>
        </w:rPr>
        <w:t xml:space="preserve"> </w:t>
      </w:r>
      <w:r w:rsidR="00E34C12">
        <w:rPr>
          <w:lang w:val="en-CA"/>
        </w:rPr>
        <w:fldChar w:fldCharType="begin"/>
      </w:r>
      <w:r w:rsidR="00E34C12">
        <w:rPr>
          <w:lang w:val="en-CA"/>
        </w:rPr>
        <w:instrText xml:space="preserve"> ADDIN ZOTERO_ITEM CSL_CITATION {"citationID":"qSEochia","properties":{"formattedCitation":"(Hewitt, 2014)","plainCitation":"(Hewitt, 2014)","noteIndex":0},"citationItems":[{"id":243,"uris":["http://zotero.org/users/5028357/items/WMSZEYJI"],"uri":["http://zotero.org/users/5028357/items/WMSZEYJI"],"itemData":{"id":243,"type":"article-journal","language":"en","page":"11","source":"Zotero","title":"BUSINESS BENEFITS OF EFFECTIVE REQUIREMENTS MANAGEMENT","author":[{"family":"Hewitt","given":"Paul"}],"issued":{"date-parts":[["2014"]]}}}],"schema":"https://github.com/citation-style-language/schema/raw/master/csl-citation.json"} </w:instrText>
      </w:r>
      <w:r w:rsidR="00E34C12">
        <w:rPr>
          <w:lang w:val="en-CA"/>
        </w:rPr>
        <w:fldChar w:fldCharType="separate"/>
      </w:r>
      <w:r w:rsidR="00E34C12" w:rsidRPr="00E34C12">
        <w:t>(Hewitt, 2014)</w:t>
      </w:r>
      <w:r w:rsidR="00E34C12">
        <w:rPr>
          <w:lang w:val="en-CA"/>
        </w:rPr>
        <w:fldChar w:fldCharType="end"/>
      </w:r>
      <w:r>
        <w:rPr>
          <w:lang w:val="en-CA"/>
        </w:rPr>
        <w:t xml:space="preserve">. It uses a process driven approach by pushing the users to define the processes by which the requirements are supposed to be managed and enforces them in the workflow presented to access the requirements. It also comes with a library of standards that can be applied to the </w:t>
      </w:r>
      <w:r w:rsidR="002570F8">
        <w:rPr>
          <w:lang w:val="en-CA"/>
        </w:rPr>
        <w:t xml:space="preserve">requirements management </w:t>
      </w:r>
      <w:r>
        <w:rPr>
          <w:lang w:val="en-CA"/>
        </w:rPr>
        <w:t>process</w:t>
      </w:r>
      <w:r w:rsidR="002570F8">
        <w:rPr>
          <w:lang w:val="en-CA"/>
        </w:rPr>
        <w:t>. This has the benefit of simplifying the process control procedures of the user</w:t>
      </w:r>
      <w:r w:rsidR="00F1220C">
        <w:rPr>
          <w:lang w:val="en-CA"/>
        </w:rPr>
        <w:t>s</w:t>
      </w:r>
      <w:r w:rsidR="002570F8">
        <w:rPr>
          <w:lang w:val="en-CA"/>
        </w:rPr>
        <w:t>.</w:t>
      </w:r>
    </w:p>
    <w:p w14:paraId="03C3149C" w14:textId="6DFA4F61" w:rsidR="002570F8" w:rsidRDefault="002570F8" w:rsidP="00DB13AD">
      <w:pPr>
        <w:pStyle w:val="Standard"/>
        <w:spacing w:line="240" w:lineRule="auto"/>
        <w:rPr>
          <w:lang w:val="en-CA"/>
        </w:rPr>
        <w:pPrChange w:id="117" w:author="Iannick Gagnon" w:date="2020-12-07T10:18:00Z">
          <w:pPr>
            <w:pStyle w:val="Standard"/>
          </w:pPr>
        </w:pPrChange>
      </w:pPr>
    </w:p>
    <w:p w14:paraId="36C42A9C" w14:textId="4187D448" w:rsidR="002570F8" w:rsidRDefault="002570F8" w:rsidP="002570F8">
      <w:pPr>
        <w:pStyle w:val="Standard"/>
        <w:rPr>
          <w:lang w:val="en-CA"/>
        </w:rPr>
      </w:pPr>
      <w:r>
        <w:rPr>
          <w:lang w:val="en-CA"/>
        </w:rPr>
        <w:t>From the tools presented above, Jira is most interesting and accessible as it is particularly well suited for the lifecycle used in this research</w:t>
      </w:r>
      <w:r w:rsidR="00891610">
        <w:rPr>
          <w:lang w:val="en-CA"/>
        </w:rPr>
        <w:t xml:space="preserve"> namely Kanban</w:t>
      </w:r>
      <w:r>
        <w:rPr>
          <w:lang w:val="en-CA"/>
        </w:rPr>
        <w:t>.</w:t>
      </w:r>
      <w:r w:rsidR="00891610">
        <w:rPr>
          <w:lang w:val="en-CA"/>
        </w:rPr>
        <w:t xml:space="preserve"> It will therefore be used to integrate the tools that are already in use like Slack and Draw.io</w:t>
      </w:r>
    </w:p>
    <w:p w14:paraId="12E7A261" w14:textId="5B4D1D02" w:rsidR="00891610" w:rsidRDefault="00891610" w:rsidP="00DB13AD">
      <w:pPr>
        <w:pStyle w:val="Standard"/>
        <w:spacing w:line="240" w:lineRule="auto"/>
        <w:rPr>
          <w:lang w:val="en-CA"/>
        </w:rPr>
        <w:pPrChange w:id="118" w:author="Iannick Gagnon" w:date="2020-12-07T10:19:00Z">
          <w:pPr>
            <w:pStyle w:val="Standard"/>
          </w:pPr>
        </w:pPrChange>
      </w:pPr>
    </w:p>
    <w:p w14:paraId="385EB14A" w14:textId="72D4FC1C" w:rsidR="00891610" w:rsidRDefault="00891610" w:rsidP="00891610">
      <w:pPr>
        <w:pStyle w:val="Heading2"/>
        <w:rPr>
          <w:lang w:val="en-CA"/>
        </w:rPr>
      </w:pPr>
      <w:r>
        <w:rPr>
          <w:lang w:val="en-CA"/>
        </w:rPr>
        <w:t>Requirements of the Framework</w:t>
      </w:r>
    </w:p>
    <w:p w14:paraId="4FD6F5AF" w14:textId="77777777" w:rsidR="00DB13AD" w:rsidRDefault="00DB13AD" w:rsidP="00DB13AD">
      <w:pPr>
        <w:pStyle w:val="Standard"/>
        <w:spacing w:line="240" w:lineRule="auto"/>
        <w:rPr>
          <w:ins w:id="119" w:author="Iannick Gagnon" w:date="2020-12-07T10:19:00Z"/>
          <w:lang w:val="en-CA"/>
        </w:rPr>
        <w:pPrChange w:id="120" w:author="Iannick Gagnon" w:date="2020-12-07T10:19:00Z">
          <w:pPr>
            <w:pStyle w:val="Standard"/>
          </w:pPr>
        </w:pPrChange>
      </w:pPr>
    </w:p>
    <w:p w14:paraId="2C12DAB2" w14:textId="46449362" w:rsidR="00891610" w:rsidRDefault="00891610" w:rsidP="00891610">
      <w:pPr>
        <w:pStyle w:val="Standard"/>
        <w:rPr>
          <w:lang w:val="en-CA"/>
        </w:rPr>
      </w:pPr>
      <w:r>
        <w:rPr>
          <w:lang w:val="en-CA"/>
        </w:rPr>
        <w:t>This section lists th</w:t>
      </w:r>
      <w:r w:rsidR="009A5C1F">
        <w:rPr>
          <w:lang w:val="en-CA"/>
        </w:rPr>
        <w:t xml:space="preserve">e most critical requirements of the framework. It will therefore be a </w:t>
      </w:r>
      <w:r w:rsidR="008C7B0A">
        <w:rPr>
          <w:lang w:val="en-CA"/>
        </w:rPr>
        <w:t xml:space="preserve">resume of the recommendations provided from </w:t>
      </w:r>
      <w:r w:rsidR="008C7B0A">
        <w:rPr>
          <w:lang w:val="en-CA"/>
        </w:rPr>
        <w:fldChar w:fldCharType="begin"/>
      </w:r>
      <w:r w:rsidR="008C7B0A">
        <w:rPr>
          <w:lang w:val="en-CA"/>
        </w:rPr>
        <w:instrText xml:space="preserve"> ADDIN ZOTERO_ITEM CSL_CITATION {"citationID":"IdjyQCyJ","properties":{"formattedCitation":"(Gagnon Iannick, 2020)","plainCitation":"(Gagnon Iannick, 2020)","noteIndex":0},"citationItems":[{"id":230,"uris":["http://zotero.org/users/5028357/items/5NYAPHJG"],"uri":["http://zotero.org/users/5028357/items/5NYAPHJG"],"itemData":{"id":230,"type":"thesis","event-place":"Montreal, Québec, Canada","publisher":"École de technologie supérieure","publisher-place":"Montreal, Québec, Canada","title":"A Proposed Framework for the Design and Analysis of Metaheuristics (Unpublished doctoral dissertation)","author":[{"literal":"Gagnon Iannick"}],"issued":{"date-parts":[["2020"]]}}}],"schema":"https://github.com/citation-style-language/schema/raw/master/csl-citation.json"} </w:instrText>
      </w:r>
      <w:r w:rsidR="008C7B0A">
        <w:rPr>
          <w:lang w:val="en-CA"/>
        </w:rPr>
        <w:fldChar w:fldCharType="separate"/>
      </w:r>
      <w:r w:rsidR="008C7B0A" w:rsidRPr="008C7B0A">
        <w:t>(Gagnon Iannick, 2020)</w:t>
      </w:r>
      <w:r w:rsidR="008C7B0A">
        <w:rPr>
          <w:lang w:val="en-CA"/>
        </w:rPr>
        <w:fldChar w:fldCharType="end"/>
      </w:r>
    </w:p>
    <w:p w14:paraId="6D0FCBC7" w14:textId="4BC8265F" w:rsidR="009A5C1F" w:rsidRDefault="009A5C1F" w:rsidP="009A5C1F">
      <w:pPr>
        <w:pStyle w:val="Standard"/>
        <w:numPr>
          <w:ilvl w:val="0"/>
          <w:numId w:val="41"/>
        </w:numPr>
        <w:rPr>
          <w:lang w:val="en-CA"/>
        </w:rPr>
      </w:pPr>
      <w:r>
        <w:rPr>
          <w:lang w:val="en-CA"/>
        </w:rPr>
        <w:t>The framework must be compatible with all widespread computer platforms</w:t>
      </w:r>
    </w:p>
    <w:p w14:paraId="5874ED31" w14:textId="501997C7" w:rsidR="009A5C1F" w:rsidRPr="00891610" w:rsidRDefault="009A5C1F" w:rsidP="009A5C1F">
      <w:pPr>
        <w:pStyle w:val="Standard"/>
        <w:numPr>
          <w:ilvl w:val="0"/>
          <w:numId w:val="41"/>
        </w:numPr>
        <w:rPr>
          <w:lang w:val="en-CA"/>
        </w:rPr>
      </w:pPr>
      <w:r>
        <w:rPr>
          <w:lang w:val="en-CA"/>
        </w:rPr>
        <w:lastRenderedPageBreak/>
        <w:t xml:space="preserve">The framework should </w:t>
      </w:r>
      <w:r w:rsidR="00EA08F5">
        <w:rPr>
          <w:lang w:val="en-CA"/>
        </w:rPr>
        <w:t>make use of performance improvement techniques to reduce the execution as much as possible.</w:t>
      </w:r>
    </w:p>
    <w:p w14:paraId="23C82F00" w14:textId="77777777" w:rsidR="00BE4FE6" w:rsidRDefault="00BE4FE6" w:rsidP="00FE092A">
      <w:pPr>
        <w:pStyle w:val="Standard"/>
        <w:rPr>
          <w:lang w:val="en-CA"/>
        </w:rPr>
      </w:pPr>
    </w:p>
    <w:p w14:paraId="7375A190" w14:textId="620CE55E" w:rsidR="00BE4FE6" w:rsidRPr="00FE092A" w:rsidRDefault="00BE4FE6" w:rsidP="00FE092A">
      <w:pPr>
        <w:pStyle w:val="Standard"/>
        <w:rPr>
          <w:lang w:val="en-CA"/>
        </w:rPr>
        <w:sectPr w:rsidR="00BE4FE6" w:rsidRPr="00FE092A" w:rsidSect="00D67EDD">
          <w:pgSz w:w="12240" w:h="15840"/>
          <w:pgMar w:top="2160" w:right="1077" w:bottom="1077" w:left="2160" w:header="1080" w:footer="0" w:gutter="0"/>
          <w:cols w:space="720"/>
        </w:sectPr>
      </w:pPr>
    </w:p>
    <w:p w14:paraId="5754D8C2" w14:textId="298746D6" w:rsidR="009C6C7F" w:rsidRPr="009C6C7F" w:rsidRDefault="002D0367" w:rsidP="002D0367">
      <w:pPr>
        <w:pStyle w:val="Heading1"/>
      </w:pPr>
      <w:bookmarkStart w:id="121" w:name="_Ref48161346"/>
      <w:bookmarkStart w:id="122" w:name="_Toc48605303"/>
      <w:r w:rsidRPr="009C6C7F">
        <w:lastRenderedPageBreak/>
        <w:t xml:space="preserve">APPENDIX </w:t>
      </w:r>
      <w:bookmarkEnd w:id="121"/>
      <w:r>
        <w:t xml:space="preserve">I: </w:t>
      </w:r>
      <w:r w:rsidR="00D67EDD">
        <w:br/>
      </w:r>
      <w:r w:rsidRPr="002D0367">
        <w:t>SIMULATED ANNEALING PSEUDO CODE</w:t>
      </w:r>
      <w:bookmarkEnd w:id="122"/>
    </w:p>
    <w:p w14:paraId="6D0C6E0E" w14:textId="77777777" w:rsidR="009C6C7F" w:rsidRPr="009C6C7F" w:rsidRDefault="009C6C7F" w:rsidP="009C6C7F">
      <w:pPr>
        <w:pStyle w:val="Standard"/>
        <w:jc w:val="left"/>
        <w:rPr>
          <w:bCs/>
        </w:rPr>
      </w:pPr>
      <w:bookmarkStart w:id="123" w:name="_Ref47706026"/>
    </w:p>
    <w:bookmarkEnd w:id="123"/>
    <w:p w14:paraId="10E6F84A" w14:textId="77777777" w:rsidR="009C6C7F" w:rsidRPr="009C09C7" w:rsidRDefault="009C6C7F" w:rsidP="00D67EDD">
      <w:pPr>
        <w:pStyle w:val="Standard"/>
        <w:spacing w:line="240" w:lineRule="auto"/>
        <w:jc w:val="left"/>
        <w:rPr>
          <w:lang w:val="en-CA"/>
        </w:rPr>
      </w:pPr>
      <w:r w:rsidRPr="009C09C7">
        <w:rPr>
          <w:lang w:val="en-CA"/>
        </w:rPr>
        <w:t>/*</w:t>
      </w:r>
    </w:p>
    <w:p w14:paraId="07CFE343" w14:textId="77777777" w:rsidR="009C6C7F" w:rsidRPr="009C6C7F" w:rsidRDefault="009C6C7F" w:rsidP="00D67EDD">
      <w:pPr>
        <w:pStyle w:val="Standard"/>
        <w:spacing w:line="240" w:lineRule="auto"/>
        <w:jc w:val="left"/>
        <w:rPr>
          <w:lang w:val="en-CA"/>
        </w:rPr>
      </w:pPr>
      <w:r w:rsidRPr="009C6C7F">
        <w:rPr>
          <w:lang w:val="en-CA"/>
        </w:rPr>
        <w:t>Borrowed Code: Simulated Annealing pseudo code</w:t>
      </w:r>
    </w:p>
    <w:p w14:paraId="4D4E338B" w14:textId="15AD5ABD" w:rsidR="009C6C7F" w:rsidRPr="009C6C7F" w:rsidRDefault="009C6C7F" w:rsidP="00D67EDD">
      <w:pPr>
        <w:pStyle w:val="Standard"/>
        <w:spacing w:line="240" w:lineRule="auto"/>
        <w:jc w:val="left"/>
        <w:rPr>
          <w:lang w:val="en-CA"/>
        </w:rPr>
      </w:pPr>
      <w:r w:rsidRPr="009C6C7F">
        <w:rPr>
          <w:lang w:val="en-CA"/>
        </w:rPr>
        <w:t xml:space="preserve">The following lines have been borrowed from </w:t>
      </w:r>
      <w:r w:rsidRPr="009C6C7F">
        <w:rPr>
          <w:lang w:val="en-CA"/>
        </w:rPr>
        <w:fldChar w:fldCharType="begin"/>
      </w:r>
      <w:r w:rsidR="00C3436D">
        <w:rPr>
          <w:lang w:val="en-CA"/>
        </w:rPr>
        <w:instrText xml:space="preserve"> ADDIN ZOTERO_ITEM CSL_CITATION {"citationID":"p3Cfwq8Q","properties":{"formattedCitation":"(Luke, 2013)","plainCitation":"(Luke, 2013)","noteIndex":0},"citationItems":[{"id":40,"uris":["http://zotero.org/users/5028357/items/WUX59A4X"],"uri":["http://zotero.org/users/5028357/items/WUX59A4X"],"itemData":{"id":40,"type":"book","edition":"Second edition, online version 2.0","event-place":"Morrisville, N.C.","ISBN":"978-1-300-54962-8","language":"en","note":"OCLC: 876159426","number-of-pages":"239","publisher":"lulu.com","publisher-place":"Morrisville, N.C.","source":"Gemeinsamer Bibliotheksverbund ISBN","title":"Essentials of metaheuristics: a set of undergraduate lecture notes","title-short":"Essentials of metaheuristics","author":[{"family":"Luke","given":"Sean"}],"issued":{"date-parts":[["2013"]]}}}],"schema":"https://github.com/citation-style-language/schema/raw/master/csl-citation.json"} </w:instrText>
      </w:r>
      <w:r w:rsidRPr="009C6C7F">
        <w:rPr>
          <w:lang w:val="en-CA"/>
        </w:rPr>
        <w:fldChar w:fldCharType="separate"/>
      </w:r>
      <w:r w:rsidRPr="009C6C7F">
        <w:t>(Luke, 2013)</w:t>
      </w:r>
      <w:r w:rsidRPr="009C6C7F">
        <w:rPr>
          <w:lang w:val="en-CA"/>
        </w:rPr>
        <w:fldChar w:fldCharType="end"/>
      </w:r>
    </w:p>
    <w:p w14:paraId="4C1C29CC" w14:textId="77777777" w:rsidR="009C6C7F" w:rsidRPr="009C6C7F" w:rsidRDefault="009C6C7F" w:rsidP="00D67EDD">
      <w:pPr>
        <w:pStyle w:val="Standard"/>
        <w:spacing w:line="240" w:lineRule="auto"/>
        <w:jc w:val="left"/>
      </w:pPr>
      <w:r w:rsidRPr="009C6C7F">
        <w:t>*/</w:t>
      </w:r>
      <w:r w:rsidRPr="009C6C7F">
        <w:tab/>
        <w:t xml:space="preserve">        </w:t>
      </w:r>
    </w:p>
    <w:p w14:paraId="6F7C49D4" w14:textId="71653B29" w:rsidR="009C6C7F" w:rsidRPr="009C6C7F" w:rsidRDefault="009C6C7F" w:rsidP="009C6C7F">
      <w:pPr>
        <w:pStyle w:val="Standard"/>
        <w:numPr>
          <w:ilvl w:val="0"/>
          <w:numId w:val="27"/>
        </w:numPr>
        <w:jc w:val="left"/>
        <w:rPr>
          <w:rFonts w:ascii="Cambria Math" w:hAnsi="Cambria Math"/>
          <w:lang w:val="en-CA"/>
          <w:oMath/>
        </w:rPr>
      </w:pPr>
      <m:oMath>
        <m:r>
          <w:rPr>
            <w:rFonts w:ascii="Cambria Math" w:hAnsi="Cambria Math"/>
            <w:lang w:val="en-CA"/>
          </w:rPr>
          <m:t xml:space="preserve">t← temperature, initially a high number </m:t>
        </m:r>
      </m:oMath>
    </w:p>
    <w:p w14:paraId="0E29383D" w14:textId="05F61D74" w:rsidR="009C6C7F" w:rsidRPr="009C6C7F" w:rsidRDefault="009C6C7F" w:rsidP="009C6C7F">
      <w:pPr>
        <w:pStyle w:val="Standard"/>
        <w:numPr>
          <w:ilvl w:val="0"/>
          <w:numId w:val="27"/>
        </w:numPr>
        <w:jc w:val="left"/>
        <w:rPr>
          <w:rFonts w:ascii="Cambria Math" w:hAnsi="Cambria Math"/>
          <w:lang w:val="en-CA"/>
          <w:oMath/>
        </w:rPr>
      </w:pPr>
      <m:oMath>
        <m:r>
          <w:rPr>
            <w:rFonts w:ascii="Cambria Math" w:hAnsi="Cambria Math"/>
            <w:lang w:val="en-CA"/>
          </w:rPr>
          <m:t xml:space="preserve">S← some initial candidate solution </m:t>
        </m:r>
      </m:oMath>
    </w:p>
    <w:p w14:paraId="5E5F3721" w14:textId="174CA430" w:rsidR="009C6C7F" w:rsidRPr="009C6C7F" w:rsidRDefault="009C6C7F" w:rsidP="009C6C7F">
      <w:pPr>
        <w:pStyle w:val="Standard"/>
        <w:numPr>
          <w:ilvl w:val="0"/>
          <w:numId w:val="27"/>
        </w:numPr>
        <w:jc w:val="left"/>
        <w:rPr>
          <w:rFonts w:ascii="Cambria Math" w:hAnsi="Cambria Math"/>
          <w:lang w:val="en-CA"/>
          <w:oMath/>
        </w:rPr>
      </w:pPr>
      <m:oMath>
        <m:r>
          <w:rPr>
            <w:rFonts w:ascii="Cambria Math" w:hAnsi="Cambria Math"/>
            <w:lang w:val="en-CA"/>
          </w:rPr>
          <m:t xml:space="preserve">Best←S </m:t>
        </m:r>
      </m:oMath>
    </w:p>
    <w:p w14:paraId="05D2C4F5" w14:textId="1A4EFB16" w:rsidR="009C6C7F" w:rsidRPr="009C6C7F" w:rsidRDefault="009C6C7F" w:rsidP="009C6C7F">
      <w:pPr>
        <w:pStyle w:val="Standard"/>
        <w:numPr>
          <w:ilvl w:val="0"/>
          <w:numId w:val="27"/>
        </w:numPr>
        <w:jc w:val="left"/>
        <w:rPr>
          <w:rFonts w:ascii="Cambria Math" w:hAnsi="Cambria Math"/>
          <w:lang w:val="en-CA"/>
          <w:oMath/>
        </w:rPr>
      </w:pPr>
      <m:oMath>
        <m:r>
          <m:rPr>
            <m:sty m:val="bi"/>
          </m:rPr>
          <w:rPr>
            <w:rFonts w:ascii="Cambria Math" w:hAnsi="Cambria Math"/>
            <w:lang w:val="en-CA"/>
          </w:rPr>
          <m:t xml:space="preserve">repeat </m:t>
        </m:r>
      </m:oMath>
    </w:p>
    <w:p w14:paraId="01DAA7ED" w14:textId="768B513E" w:rsidR="009C6C7F" w:rsidRPr="009C6C7F" w:rsidRDefault="009C6C7F" w:rsidP="009C6C7F">
      <w:pPr>
        <w:pStyle w:val="Standard"/>
        <w:numPr>
          <w:ilvl w:val="1"/>
          <w:numId w:val="27"/>
        </w:numPr>
        <w:jc w:val="left"/>
        <w:rPr>
          <w:rFonts w:ascii="Cambria Math" w:hAnsi="Cambria Math"/>
          <w:lang w:val="en-CA"/>
          <w:oMath/>
        </w:rPr>
      </w:pPr>
      <m:oMath>
        <m:r>
          <w:rPr>
            <w:rFonts w:ascii="Cambria Math" w:hAnsi="Cambria Math"/>
            <w:lang w:val="en-CA"/>
          </w:rPr>
          <m:t xml:space="preserve">R← Tweak(Copy(S)) </m:t>
        </m:r>
      </m:oMath>
    </w:p>
    <w:p w14:paraId="3C68D610" w14:textId="03B1B684" w:rsidR="009C6C7F" w:rsidRPr="009C6C7F" w:rsidRDefault="009C6C7F" w:rsidP="009C6C7F">
      <w:pPr>
        <w:pStyle w:val="Standard"/>
        <w:numPr>
          <w:ilvl w:val="1"/>
          <w:numId w:val="27"/>
        </w:numPr>
        <w:jc w:val="left"/>
        <w:rPr>
          <w:rFonts w:ascii="Cambria Math" w:hAnsi="Cambria Math"/>
          <w:lang w:val="en-CA"/>
          <w:oMath/>
        </w:rPr>
      </w:pPr>
      <m:oMath>
        <m:r>
          <m:rPr>
            <m:sty m:val="bi"/>
          </m:rPr>
          <w:rPr>
            <w:rFonts w:ascii="Cambria Math" w:hAnsi="Cambria Math"/>
            <w:lang w:val="en-CA"/>
          </w:rPr>
          <m:t>if</m:t>
        </m:r>
        <m:r>
          <w:rPr>
            <w:rFonts w:ascii="Cambria Math" w:hAnsi="Cambria Math"/>
            <w:lang w:val="en-CA"/>
          </w:rPr>
          <m:t xml:space="preserve"> Quality(R)&gt;Quality(S) or if a random number chosen from 0 to 1&lt; </m:t>
        </m:r>
        <m:sSup>
          <m:sSupPr>
            <m:ctrlPr>
              <w:rPr>
                <w:rFonts w:ascii="Cambria Math" w:hAnsi="Cambria Math"/>
                <w:i/>
                <w:lang w:val="en-CA"/>
              </w:rPr>
            </m:ctrlPr>
          </m:sSupPr>
          <m:e>
            <m:r>
              <w:rPr>
                <w:rFonts w:ascii="Cambria Math" w:hAnsi="Cambria Math"/>
                <w:lang w:val="en-CA"/>
              </w:rPr>
              <m:t>e</m:t>
            </m:r>
          </m:e>
          <m:sup>
            <m:f>
              <m:fPr>
                <m:ctrlPr>
                  <w:rPr>
                    <w:rFonts w:ascii="Cambria Math" w:hAnsi="Cambria Math"/>
                    <w:i/>
                    <w:lang w:val="en-CA"/>
                  </w:rPr>
                </m:ctrlPr>
              </m:fPr>
              <m:num>
                <m:r>
                  <w:rPr>
                    <w:rFonts w:ascii="Cambria Math" w:hAnsi="Cambria Math"/>
                    <w:lang w:val="en-CA"/>
                  </w:rPr>
                  <m:t>Quality(R)-Quality(S)</m:t>
                </m:r>
              </m:num>
              <m:den>
                <m:r>
                  <w:rPr>
                    <w:rFonts w:ascii="Cambria Math" w:hAnsi="Cambria Math"/>
                    <w:lang w:val="en-CA"/>
                  </w:rPr>
                  <m:t>t</m:t>
                </m:r>
              </m:den>
            </m:f>
          </m:sup>
        </m:sSup>
        <m:r>
          <w:rPr>
            <w:rFonts w:ascii="Cambria Math" w:hAnsi="Cambria Math"/>
            <w:lang w:val="en-CA"/>
          </w:rPr>
          <m:t xml:space="preserve">  then</m:t>
        </m:r>
      </m:oMath>
    </w:p>
    <w:p w14:paraId="1CE8E8AD" w14:textId="0FEAA60C" w:rsidR="009C6C7F" w:rsidRPr="009C6C7F" w:rsidRDefault="009C6C7F" w:rsidP="009C6C7F">
      <w:pPr>
        <w:pStyle w:val="Standard"/>
        <w:numPr>
          <w:ilvl w:val="1"/>
          <w:numId w:val="27"/>
        </w:numPr>
        <w:jc w:val="left"/>
        <w:rPr>
          <w:rFonts w:ascii="Cambria Math" w:hAnsi="Cambria Math"/>
          <w:lang w:val="en-CA"/>
          <w:oMath/>
        </w:rPr>
      </w:pPr>
      <m:oMath>
        <m:r>
          <w:rPr>
            <w:rFonts w:ascii="Cambria Math" w:hAnsi="Cambria Math"/>
            <w:lang w:val="en-CA"/>
          </w:rPr>
          <m:t xml:space="preserve">S← R </m:t>
        </m:r>
      </m:oMath>
    </w:p>
    <w:p w14:paraId="2E32FC8E" w14:textId="32A2A43D" w:rsidR="009C6C7F" w:rsidRPr="009C6C7F" w:rsidRDefault="009C6C7F" w:rsidP="009C6C7F">
      <w:pPr>
        <w:pStyle w:val="Standard"/>
        <w:numPr>
          <w:ilvl w:val="1"/>
          <w:numId w:val="27"/>
        </w:numPr>
        <w:jc w:val="left"/>
        <w:rPr>
          <w:rFonts w:ascii="Cambria Math" w:hAnsi="Cambria Math"/>
          <w:lang w:val="en-CA"/>
          <w:oMath/>
        </w:rPr>
      </w:pPr>
      <m:oMath>
        <m:r>
          <w:rPr>
            <w:rFonts w:ascii="Cambria Math" w:hAnsi="Cambria Math"/>
            <w:lang w:val="en-CA"/>
          </w:rPr>
          <m:t xml:space="preserve">Decrease t </m:t>
        </m:r>
      </m:oMath>
    </w:p>
    <w:p w14:paraId="750FA6E7" w14:textId="29B273C6" w:rsidR="009C6C7F" w:rsidRPr="009C6C7F" w:rsidRDefault="009C6C7F" w:rsidP="009C6C7F">
      <w:pPr>
        <w:pStyle w:val="Standard"/>
        <w:numPr>
          <w:ilvl w:val="1"/>
          <w:numId w:val="27"/>
        </w:numPr>
        <w:jc w:val="left"/>
        <w:rPr>
          <w:rFonts w:ascii="Cambria Math" w:hAnsi="Cambria Math"/>
          <w:lang w:val="en-CA"/>
          <w:oMath/>
        </w:rPr>
      </w:pPr>
      <m:oMath>
        <m:r>
          <m:rPr>
            <m:sty m:val="bi"/>
          </m:rPr>
          <w:rPr>
            <w:rFonts w:ascii="Cambria Math" w:hAnsi="Cambria Math"/>
            <w:lang w:val="en-CA"/>
          </w:rPr>
          <m:t>if</m:t>
        </m:r>
        <m:r>
          <w:rPr>
            <w:rFonts w:ascii="Cambria Math" w:hAnsi="Cambria Math"/>
            <w:lang w:val="en-CA"/>
          </w:rPr>
          <m:t xml:space="preserve"> Quality(S) &gt; Quality(Best) </m:t>
        </m:r>
        <m:r>
          <m:rPr>
            <m:sty m:val="bi"/>
          </m:rPr>
          <w:rPr>
            <w:rFonts w:ascii="Cambria Math" w:hAnsi="Cambria Math"/>
            <w:lang w:val="en-CA"/>
          </w:rPr>
          <m:t>then</m:t>
        </m:r>
        <m:r>
          <w:rPr>
            <w:rFonts w:ascii="Cambria Math" w:hAnsi="Cambria Math"/>
            <w:lang w:val="en-CA"/>
          </w:rPr>
          <m:t xml:space="preserve"> </m:t>
        </m:r>
      </m:oMath>
    </w:p>
    <w:p w14:paraId="7482EB85" w14:textId="51916256" w:rsidR="009C6C7F" w:rsidRPr="009C6C7F" w:rsidRDefault="009C6C7F" w:rsidP="009C6C7F">
      <w:pPr>
        <w:pStyle w:val="Standard"/>
        <w:numPr>
          <w:ilvl w:val="2"/>
          <w:numId w:val="27"/>
        </w:numPr>
        <w:jc w:val="left"/>
        <w:rPr>
          <w:rFonts w:ascii="Cambria Math" w:hAnsi="Cambria Math"/>
          <w:lang w:val="en-CA"/>
          <w:oMath/>
        </w:rPr>
      </w:pPr>
      <m:oMath>
        <m:r>
          <w:rPr>
            <w:rFonts w:ascii="Cambria Math" w:hAnsi="Cambria Math"/>
            <w:lang w:val="en-CA"/>
          </w:rPr>
          <m:t xml:space="preserve">Best←S </m:t>
        </m:r>
      </m:oMath>
    </w:p>
    <w:p w14:paraId="5D92340B" w14:textId="10841CE7" w:rsidR="009C6C7F" w:rsidRPr="009C6C7F" w:rsidRDefault="009C6C7F" w:rsidP="009C6C7F">
      <w:pPr>
        <w:pStyle w:val="Standard"/>
        <w:numPr>
          <w:ilvl w:val="0"/>
          <w:numId w:val="27"/>
        </w:numPr>
        <w:jc w:val="left"/>
        <w:rPr>
          <w:rFonts w:ascii="Cambria Math" w:hAnsi="Cambria Math"/>
          <w:lang w:val="en-CA"/>
          <w:oMath/>
        </w:rPr>
      </w:pPr>
      <m:oMath>
        <m:r>
          <m:rPr>
            <m:sty m:val="bi"/>
          </m:rPr>
          <w:rPr>
            <w:rFonts w:ascii="Cambria Math" w:hAnsi="Cambria Math"/>
            <w:lang w:val="en-CA"/>
          </w:rPr>
          <m:t>until</m:t>
        </m:r>
        <m:r>
          <w:rPr>
            <w:rFonts w:ascii="Cambria Math" w:hAnsi="Cambria Math"/>
            <w:lang w:val="en-CA"/>
          </w:rPr>
          <m:t xml:space="preserve"> Best is the ideal solution, we have run out of time, or t≤0 </m:t>
        </m:r>
      </m:oMath>
    </w:p>
    <w:p w14:paraId="4CE36509" w14:textId="3D991466" w:rsidR="009C6C7F" w:rsidRPr="009C6C7F" w:rsidRDefault="009C6C7F" w:rsidP="009C6C7F">
      <w:pPr>
        <w:pStyle w:val="Standard"/>
        <w:numPr>
          <w:ilvl w:val="0"/>
          <w:numId w:val="27"/>
        </w:numPr>
        <w:jc w:val="left"/>
      </w:pPr>
      <m:oMath>
        <m:r>
          <w:rPr>
            <w:rFonts w:ascii="Cambria Math" w:hAnsi="Cambria Math"/>
            <w:lang w:val="en-CA"/>
          </w:rPr>
          <m:t>return Best</m:t>
        </m:r>
      </m:oMath>
    </w:p>
    <w:p w14:paraId="4AA7D858" w14:textId="77777777" w:rsidR="009C6C7F" w:rsidRPr="009C6C7F" w:rsidRDefault="009C6C7F" w:rsidP="009C6C7F">
      <w:pPr>
        <w:pStyle w:val="Standard"/>
        <w:jc w:val="left"/>
        <w:rPr>
          <w:lang w:val="en-CA"/>
        </w:rPr>
      </w:pPr>
      <w:r w:rsidRPr="009C6C7F">
        <w:rPr>
          <w:lang w:val="en-CA"/>
        </w:rPr>
        <w:t>/* End of the Borrowed Code */</w:t>
      </w:r>
    </w:p>
    <w:p w14:paraId="36C9C7BC" w14:textId="77777777" w:rsidR="00381B58" w:rsidRDefault="00381B58">
      <w:pPr>
        <w:pStyle w:val="Standard"/>
        <w:jc w:val="left"/>
        <w:rPr>
          <w:lang w:val="en-CA"/>
        </w:rPr>
      </w:pPr>
    </w:p>
    <w:p w14:paraId="1D373434" w14:textId="02C410EB" w:rsidR="009C6C7F" w:rsidRPr="003F0276" w:rsidRDefault="009C6C7F">
      <w:pPr>
        <w:pStyle w:val="Standard"/>
        <w:jc w:val="left"/>
        <w:rPr>
          <w:lang w:val="en-CA"/>
        </w:rPr>
        <w:sectPr w:rsidR="009C6C7F" w:rsidRPr="003F0276" w:rsidSect="00D67EDD">
          <w:pgSz w:w="12240" w:h="15840"/>
          <w:pgMar w:top="2160" w:right="1077" w:bottom="1077" w:left="2160" w:header="1080" w:footer="0" w:gutter="0"/>
          <w:cols w:space="720"/>
          <w:titlePg/>
          <w:docGrid w:linePitch="326"/>
        </w:sectPr>
      </w:pPr>
    </w:p>
    <w:p w14:paraId="66E262CF" w14:textId="491D8CBB" w:rsidR="00F94CBA" w:rsidRDefault="00945876" w:rsidP="00A52840">
      <w:pPr>
        <w:pStyle w:val="Heading1"/>
      </w:pPr>
      <w:bookmarkStart w:id="124" w:name="_Toc48605304"/>
      <w:r>
        <w:lastRenderedPageBreak/>
        <w:t>LIST OF REFERENCES</w:t>
      </w:r>
      <w:bookmarkEnd w:id="124"/>
    </w:p>
    <w:p w14:paraId="081E6EC4" w14:textId="77777777" w:rsidR="007006BA" w:rsidRPr="007006BA" w:rsidRDefault="007006BA" w:rsidP="00B20EDD">
      <w:pPr>
        <w:pStyle w:val="Standard"/>
      </w:pPr>
    </w:p>
    <w:p w14:paraId="63376EA3" w14:textId="77777777" w:rsidR="00E34C12" w:rsidRDefault="00067D4A" w:rsidP="00E34C12">
      <w:pPr>
        <w:pStyle w:val="Bibliography"/>
      </w:pPr>
      <w:r w:rsidRPr="003F0276">
        <w:rPr>
          <w:lang w:val="en-CA"/>
        </w:rPr>
        <w:fldChar w:fldCharType="begin"/>
      </w:r>
      <w:r w:rsidR="00463216">
        <w:rPr>
          <w:lang w:val="en-CA"/>
        </w:rPr>
        <w:instrText xml:space="preserve"> ADDIN ZOTERO_BIBL {"uncited":[],"omitted":[],"custom":[]} CSL_BIBLIOGRAPHY </w:instrText>
      </w:r>
      <w:r w:rsidRPr="003F0276">
        <w:rPr>
          <w:lang w:val="en-CA"/>
        </w:rPr>
        <w:fldChar w:fldCharType="separate"/>
      </w:r>
      <w:r w:rsidR="00E34C12">
        <w:t xml:space="preserve">A. Hedar’s. (n.d.). </w:t>
      </w:r>
      <w:r w:rsidR="00E34C12">
        <w:rPr>
          <w:i/>
          <w:iCs/>
        </w:rPr>
        <w:t>Trid Function</w:t>
      </w:r>
      <w:r w:rsidR="00E34C12">
        <w:t>. Retrieved August 7, 2020, from http://www-optima.amp.i.kyoto-u.ac.jp/member/student/hedar/Hedar_files/TestGO_files/Page2904.htm</w:t>
      </w:r>
    </w:p>
    <w:p w14:paraId="609C5747" w14:textId="77777777" w:rsidR="00E34C12" w:rsidRDefault="00E34C12" w:rsidP="00E34C12">
      <w:pPr>
        <w:pStyle w:val="Bibliography"/>
      </w:pPr>
      <w:r>
        <w:t xml:space="preserve">Abdel-Rahman Hedar. (n.d.). </w:t>
      </w:r>
      <w:r>
        <w:rPr>
          <w:i/>
          <w:iCs/>
        </w:rPr>
        <w:t>GLOBAL OPTIMIZATION TEST PROBLEMS</w:t>
      </w:r>
      <w:r>
        <w:t>. Retrieved July 31, 2020, from http://www-optima.amp.i.kyoto-u.ac.jp/member/student/hedar/Hedar_files/TestGO.htm</w:t>
      </w:r>
    </w:p>
    <w:p w14:paraId="68CD267E" w14:textId="77777777" w:rsidR="00E34C12" w:rsidRDefault="00E34C12" w:rsidP="00E34C12">
      <w:pPr>
        <w:pStyle w:val="Bibliography"/>
      </w:pPr>
      <w:r>
        <w:t xml:space="preserve">Andrei, N. (2008). An unconstrained optimization test functions collection. </w:t>
      </w:r>
      <w:r>
        <w:rPr>
          <w:i/>
          <w:iCs/>
        </w:rPr>
        <w:t>Adv. Model. Optim.</w:t>
      </w:r>
      <w:r>
        <w:t xml:space="preserve">, </w:t>
      </w:r>
      <w:r>
        <w:rPr>
          <w:i/>
          <w:iCs/>
        </w:rPr>
        <w:t>10</w:t>
      </w:r>
      <w:r>
        <w:t>.</w:t>
      </w:r>
    </w:p>
    <w:p w14:paraId="214A989A" w14:textId="77777777" w:rsidR="00E34C12" w:rsidRDefault="00E34C12" w:rsidP="00E34C12">
      <w:pPr>
        <w:pStyle w:val="Bibliography"/>
      </w:pPr>
      <w:r>
        <w:t xml:space="preserve">Atlassian. (n.d.). </w:t>
      </w:r>
      <w:r>
        <w:rPr>
          <w:i/>
          <w:iCs/>
        </w:rPr>
        <w:t>A brief overview of Confluence</w:t>
      </w:r>
      <w:r>
        <w:t>. Atlassian. Retrieved November 29, 2020, from https://www.atlassian.com/software/confluence/guides/get-started/confluence-overview</w:t>
      </w:r>
    </w:p>
    <w:p w14:paraId="45CD03D7" w14:textId="77777777" w:rsidR="00E34C12" w:rsidRDefault="00E34C12" w:rsidP="00E34C12">
      <w:pPr>
        <w:pStyle w:val="Bibliography"/>
      </w:pPr>
      <w:r>
        <w:t xml:space="preserve">Auger, A., &amp; Hansen, N. (2005). </w:t>
      </w:r>
      <w:r>
        <w:rPr>
          <w:i/>
          <w:iCs/>
        </w:rPr>
        <w:t>Performance evaluation of an advanced local search evolutionary algorithm</w:t>
      </w:r>
      <w:r>
        <w:t xml:space="preserve">. </w:t>
      </w:r>
      <w:r>
        <w:rPr>
          <w:i/>
          <w:iCs/>
        </w:rPr>
        <w:t>2</w:t>
      </w:r>
      <w:r>
        <w:t>, 1777–1784. https://doi.org/10.1109/CEC.2005.1554903</w:t>
      </w:r>
    </w:p>
    <w:p w14:paraId="65193C46" w14:textId="77777777" w:rsidR="00E34C12" w:rsidRDefault="00E34C12" w:rsidP="00E34C12">
      <w:pPr>
        <w:pStyle w:val="Bibliography"/>
      </w:pPr>
      <w:r>
        <w:t xml:space="preserve">Bartz, T. (2003). </w:t>
      </w:r>
      <w:r>
        <w:rPr>
          <w:i/>
          <w:iCs/>
        </w:rPr>
        <w:t>Experimental Analysis of Evolution Strategies – Overview and Comprehensive Introduction</w:t>
      </w:r>
      <w:r>
        <w:t>. 36.</w:t>
      </w:r>
    </w:p>
    <w:p w14:paraId="142A3C39" w14:textId="77777777" w:rsidR="00E34C12" w:rsidRDefault="00E34C12" w:rsidP="00E34C12">
      <w:pPr>
        <w:pStyle w:val="Bibliography"/>
      </w:pPr>
      <w:r>
        <w:t xml:space="preserve">Basili, V. R., Selby, R. W., &amp; Hutchens, D. H. (1986). Experimentation in software engineering. </w:t>
      </w:r>
      <w:r>
        <w:rPr>
          <w:i/>
          <w:iCs/>
        </w:rPr>
        <w:t>IEEE Transactions on Software Engineering</w:t>
      </w:r>
      <w:r>
        <w:t xml:space="preserve">, </w:t>
      </w:r>
      <w:r>
        <w:rPr>
          <w:i/>
          <w:iCs/>
        </w:rPr>
        <w:t>SE-12</w:t>
      </w:r>
      <w:r>
        <w:t>(7), 733–743. https://doi.org/10.1109/TSE.1986.6312975</w:t>
      </w:r>
    </w:p>
    <w:p w14:paraId="335514AD" w14:textId="77777777" w:rsidR="00E34C12" w:rsidRDefault="00E34C12" w:rsidP="00E34C12">
      <w:pPr>
        <w:pStyle w:val="Bibliography"/>
      </w:pPr>
      <w:r>
        <w:t xml:space="preserve">Bertrand Meyer. (1997). </w:t>
      </w:r>
      <w:r>
        <w:rPr>
          <w:i/>
          <w:iCs/>
        </w:rPr>
        <w:t>Object-Oriented Software Construction, Second Edition</w:t>
      </w:r>
      <w:r>
        <w:t>. https://archive.eiffel.com/doc/oosc/</w:t>
      </w:r>
    </w:p>
    <w:p w14:paraId="6206ECA4" w14:textId="77777777" w:rsidR="00E34C12" w:rsidRDefault="00E34C12" w:rsidP="00E34C12">
      <w:pPr>
        <w:pStyle w:val="Bibliography"/>
      </w:pPr>
      <w:r w:rsidRPr="00E34C12">
        <w:rPr>
          <w:lang w:val="fr-CA"/>
        </w:rPr>
        <w:t xml:space="preserve">Bianchi, L., Dorigo, M., Gambardella, L. M., &amp; Gutjahr, W. J. (2009). </w:t>
      </w:r>
      <w:r>
        <w:t xml:space="preserve">A survey on metaheuristics for stochastic combinatorial optimization. </w:t>
      </w:r>
      <w:r>
        <w:rPr>
          <w:i/>
          <w:iCs/>
        </w:rPr>
        <w:t>Natural Computing</w:t>
      </w:r>
      <w:r>
        <w:t xml:space="preserve">, </w:t>
      </w:r>
      <w:r>
        <w:rPr>
          <w:i/>
          <w:iCs/>
        </w:rPr>
        <w:t>8</w:t>
      </w:r>
      <w:r>
        <w:t>(2), 239–287. https://doi.org/10.1007/s11047-008-9098-4</w:t>
      </w:r>
    </w:p>
    <w:p w14:paraId="3EB12778" w14:textId="77777777" w:rsidR="00E34C12" w:rsidRDefault="00E34C12" w:rsidP="00E34C12">
      <w:pPr>
        <w:pStyle w:val="Bibliography"/>
      </w:pPr>
      <w:r>
        <w:t xml:space="preserve">Birattari, M. (2002). A racing algorithm for configuring metaheuristics. </w:t>
      </w:r>
      <w:r>
        <w:rPr>
          <w:i/>
          <w:iCs/>
        </w:rPr>
        <w:t>Proceedings of the Genetic and Evolutionary Computation Conference</w:t>
      </w:r>
      <w:r>
        <w:t>, 11–18.</w:t>
      </w:r>
    </w:p>
    <w:p w14:paraId="2D4402E8" w14:textId="77777777" w:rsidR="00E34C12" w:rsidRDefault="00E34C12" w:rsidP="00E34C12">
      <w:pPr>
        <w:pStyle w:val="Bibliography"/>
      </w:pPr>
      <w:r>
        <w:t xml:space="preserve">Borges, R. M., &amp; Mota, A. C. (2007). Integrating UML and Formal Methods. </w:t>
      </w:r>
      <w:r>
        <w:rPr>
          <w:i/>
          <w:iCs/>
        </w:rPr>
        <w:t>Electronic Notes in Theoretical Computer Science</w:t>
      </w:r>
      <w:r>
        <w:t xml:space="preserve">, </w:t>
      </w:r>
      <w:r>
        <w:rPr>
          <w:i/>
          <w:iCs/>
        </w:rPr>
        <w:t>184</w:t>
      </w:r>
      <w:r>
        <w:t>, 97–112. https://doi.org/10.1016/j.entcs.2007.03.017</w:t>
      </w:r>
    </w:p>
    <w:p w14:paraId="25304FBB" w14:textId="77777777" w:rsidR="00E34C12" w:rsidRDefault="00E34C12" w:rsidP="00E34C12">
      <w:pPr>
        <w:pStyle w:val="Bibliography"/>
      </w:pPr>
      <w:r>
        <w:lastRenderedPageBreak/>
        <w:t xml:space="preserve">Bourque, P., &amp; Côté, V. (1991). An experiment in software sizing with structured analysis metrics. </w:t>
      </w:r>
      <w:r>
        <w:rPr>
          <w:i/>
          <w:iCs/>
        </w:rPr>
        <w:t>Journal of Systems and Software</w:t>
      </w:r>
      <w:r>
        <w:t xml:space="preserve">, </w:t>
      </w:r>
      <w:r>
        <w:rPr>
          <w:i/>
          <w:iCs/>
        </w:rPr>
        <w:t>15</w:t>
      </w:r>
      <w:r>
        <w:t>(2), 159–172. https://doi.org/10.1016/0164-1212(91)90053-9</w:t>
      </w:r>
    </w:p>
    <w:p w14:paraId="496F7D6B" w14:textId="77777777" w:rsidR="00E34C12" w:rsidRDefault="00E34C12" w:rsidP="00E34C12">
      <w:pPr>
        <w:pStyle w:val="Bibliography"/>
      </w:pPr>
      <w:r>
        <w:t xml:space="preserve">Brownlee, J. (2007). </w:t>
      </w:r>
      <w:r>
        <w:rPr>
          <w:i/>
          <w:iCs/>
        </w:rPr>
        <w:t>A Note on Research Methodology and Benchmarking Optimization Algorithms</w:t>
      </w:r>
      <w:r>
        <w:t>.</w:t>
      </w:r>
    </w:p>
    <w:p w14:paraId="552B4C75" w14:textId="77777777" w:rsidR="00E34C12" w:rsidRDefault="00E34C12" w:rsidP="00E34C12">
      <w:pPr>
        <w:pStyle w:val="Bibliography"/>
      </w:pPr>
      <w:r>
        <w:rPr>
          <w:i/>
          <w:iCs/>
        </w:rPr>
        <w:t>Citation Report</w:t>
      </w:r>
      <w:r>
        <w:t>. (2020). Web of Science. https://apps.webofknowledge.com/CitationReport.do?action=home&amp;product=WOS&amp;search_mode=CitationReport&amp;cr_pqid=5&amp;qid=5&amp;isCRHidden=&amp;SID=7EOfvJq9WTtEVdtZTx4</w:t>
      </w:r>
    </w:p>
    <w:p w14:paraId="7921157E" w14:textId="77777777" w:rsidR="00E34C12" w:rsidRDefault="00E34C12" w:rsidP="00E34C12">
      <w:pPr>
        <w:pStyle w:val="Bibliography"/>
      </w:pPr>
      <w:r>
        <w:t xml:space="preserve">Coy, S. P., Golden, B. L., Runger, G. C., &amp; Wasil, E. A. (2001). Using Experimental Design to Find Effective Parameter Settings for Heuristics. </w:t>
      </w:r>
      <w:r>
        <w:rPr>
          <w:i/>
          <w:iCs/>
        </w:rPr>
        <w:t>Journal of Heuristics</w:t>
      </w:r>
      <w:r>
        <w:t xml:space="preserve">, </w:t>
      </w:r>
      <w:r>
        <w:rPr>
          <w:i/>
          <w:iCs/>
        </w:rPr>
        <w:t>7</w:t>
      </w:r>
      <w:r>
        <w:t>(1), 77–97. https://doi.org/10.1023/A:1026569813391</w:t>
      </w:r>
    </w:p>
    <w:p w14:paraId="05427FAF" w14:textId="77777777" w:rsidR="00E34C12" w:rsidRDefault="00E34C12" w:rsidP="00E34C12">
      <w:pPr>
        <w:pStyle w:val="Bibliography"/>
      </w:pPr>
      <w:r>
        <w:t xml:space="preserve">Di Gaspero, L., &amp; Schaerf, A. (2002). Writing Local Search Algorithms Using Easylocal++. In S. Voß &amp; D. L. Woodruff (Eds.), </w:t>
      </w:r>
      <w:r>
        <w:rPr>
          <w:i/>
          <w:iCs/>
        </w:rPr>
        <w:t>Optimization Software Class Libraries</w:t>
      </w:r>
      <w:r>
        <w:t xml:space="preserve"> (pp. 155–175). Springer US. https://doi.org/10.1007/0-306-48126-X_5</w:t>
      </w:r>
    </w:p>
    <w:p w14:paraId="63290841" w14:textId="77777777" w:rsidR="00E34C12" w:rsidRDefault="00E34C12" w:rsidP="00E34C12">
      <w:pPr>
        <w:pStyle w:val="Bibliography"/>
      </w:pPr>
      <w:r>
        <w:t xml:space="preserve">Diego Andrés Alvarez Marín. (2010). </w:t>
      </w:r>
      <w:r>
        <w:rPr>
          <w:i/>
          <w:iCs/>
        </w:rPr>
        <w:t>Rastrigin Function</w:t>
      </w:r>
      <w:r>
        <w:t>.</w:t>
      </w:r>
    </w:p>
    <w:p w14:paraId="382EA1D8" w14:textId="77777777" w:rsidR="00E34C12" w:rsidRDefault="00E34C12" w:rsidP="00E34C12">
      <w:pPr>
        <w:pStyle w:val="Bibliography"/>
      </w:pPr>
      <w:r>
        <w:t xml:space="preserve">Dominique Orban. (2002). </w:t>
      </w:r>
      <w:r>
        <w:rPr>
          <w:i/>
          <w:iCs/>
        </w:rPr>
        <w:t>CUTEr Website</w:t>
      </w:r>
      <w:r>
        <w:t>. http://www.cuter.rl.ac.uk//problems.html</w:t>
      </w:r>
    </w:p>
    <w:p w14:paraId="7003BB73" w14:textId="77777777" w:rsidR="00E34C12" w:rsidRDefault="00E34C12" w:rsidP="00E34C12">
      <w:pPr>
        <w:pStyle w:val="Bibliography"/>
      </w:pPr>
      <w:r>
        <w:t xml:space="preserve">Durkin, T. (1997). </w:t>
      </w:r>
      <w:r>
        <w:rPr>
          <w:i/>
          <w:iCs/>
        </w:rPr>
        <w:t>What the Media Couldn’t Tell You About Mars Pathfinder</w:t>
      </w:r>
      <w:r>
        <w:t>. 3.</w:t>
      </w:r>
    </w:p>
    <w:p w14:paraId="5A3B1EC4" w14:textId="77777777" w:rsidR="00E34C12" w:rsidRDefault="00E34C12" w:rsidP="00E34C12">
      <w:pPr>
        <w:pStyle w:val="Bibliography"/>
      </w:pPr>
      <w:r>
        <w:t xml:space="preserve">Eiben, A. E., &amp; Jelasity, M. (2002). A critical note on experimental research methodology in EC. </w:t>
      </w:r>
      <w:r>
        <w:rPr>
          <w:i/>
          <w:iCs/>
        </w:rPr>
        <w:t>Proceedings of the 2002 Congress on Evolutionary Computation. CEC’02 (Cat. No.02TH8600)</w:t>
      </w:r>
      <w:r>
        <w:t xml:space="preserve">, </w:t>
      </w:r>
      <w:r>
        <w:rPr>
          <w:i/>
          <w:iCs/>
        </w:rPr>
        <w:t>1</w:t>
      </w:r>
      <w:r>
        <w:t>, 582–587. https://doi.org/10.1109/CEC.2002.1006991</w:t>
      </w:r>
    </w:p>
    <w:p w14:paraId="291825F0" w14:textId="77777777" w:rsidR="00E34C12" w:rsidRDefault="00E34C12" w:rsidP="00E34C12">
      <w:pPr>
        <w:pStyle w:val="Bibliography"/>
      </w:pPr>
      <w:r>
        <w:t xml:space="preserve">Forecast. (n.d.). </w:t>
      </w:r>
      <w:r>
        <w:rPr>
          <w:i/>
          <w:iCs/>
        </w:rPr>
        <w:t>Help Center | The Basics</w:t>
      </w:r>
      <w:r>
        <w:t>. Retrieved November 29, 2020, from https://help.forecast.it/the-basics</w:t>
      </w:r>
    </w:p>
    <w:p w14:paraId="1E742EC6" w14:textId="77777777" w:rsidR="00E34C12" w:rsidRDefault="00E34C12" w:rsidP="00E34C12">
      <w:pPr>
        <w:pStyle w:val="Bibliography"/>
      </w:pPr>
      <w:r>
        <w:t xml:space="preserve">Francois, O., &amp; Lavergne, C. (2001). Design of evolutionary algorithms-A statistical perspective. </w:t>
      </w:r>
      <w:r>
        <w:rPr>
          <w:i/>
          <w:iCs/>
        </w:rPr>
        <w:t>IEEE Transactions on Evolutionary Computation</w:t>
      </w:r>
      <w:r>
        <w:t xml:space="preserve">, </w:t>
      </w:r>
      <w:r>
        <w:rPr>
          <w:i/>
          <w:iCs/>
        </w:rPr>
        <w:t>5</w:t>
      </w:r>
      <w:r>
        <w:t>(2), 129–148. https://doi.org/10.1109/4235.918434</w:t>
      </w:r>
    </w:p>
    <w:p w14:paraId="6A331973" w14:textId="77777777" w:rsidR="00E34C12" w:rsidRDefault="00E34C12" w:rsidP="00E34C12">
      <w:pPr>
        <w:pStyle w:val="Bibliography"/>
      </w:pPr>
      <w:r>
        <w:t xml:space="preserve">Gagnon, I., April, A., &amp; Abran, A. (2020). A critical analysis of the bat algorithm. </w:t>
      </w:r>
      <w:r>
        <w:rPr>
          <w:i/>
          <w:iCs/>
        </w:rPr>
        <w:t>Engineering Reports</w:t>
      </w:r>
      <w:r>
        <w:t xml:space="preserve">, </w:t>
      </w:r>
      <w:r>
        <w:rPr>
          <w:i/>
          <w:iCs/>
        </w:rPr>
        <w:t>n/a</w:t>
      </w:r>
      <w:r>
        <w:t>(n/a), e12212. https://doi.org/10.1002/eng2.12212</w:t>
      </w:r>
    </w:p>
    <w:p w14:paraId="45644178" w14:textId="77777777" w:rsidR="00E34C12" w:rsidRPr="00E34C12" w:rsidRDefault="00E34C12" w:rsidP="00E34C12">
      <w:pPr>
        <w:pStyle w:val="Bibliography"/>
        <w:rPr>
          <w:lang w:val="fr-CA"/>
        </w:rPr>
      </w:pPr>
      <w:r>
        <w:t xml:space="preserve">Gagnon Iannick. (2020). </w:t>
      </w:r>
      <w:r>
        <w:rPr>
          <w:i/>
          <w:iCs/>
        </w:rPr>
        <w:t>A Proposed Framework for the Design and Analysis of Metaheuristics (Unpublished doctoral dissertation)</w:t>
      </w:r>
      <w:r>
        <w:t xml:space="preserve">. </w:t>
      </w:r>
      <w:r w:rsidRPr="00E34C12">
        <w:rPr>
          <w:lang w:val="fr-CA"/>
        </w:rPr>
        <w:t>École de technologie supérieure.</w:t>
      </w:r>
    </w:p>
    <w:p w14:paraId="323079A1" w14:textId="77777777" w:rsidR="00E34C12" w:rsidRDefault="00E34C12" w:rsidP="00E34C12">
      <w:pPr>
        <w:pStyle w:val="Bibliography"/>
      </w:pPr>
      <w:r w:rsidRPr="00E34C12">
        <w:rPr>
          <w:lang w:val="fr-CA"/>
        </w:rPr>
        <w:lastRenderedPageBreak/>
        <w:t xml:space="preserve">Gamma, E., Helm, R., Johnson, R., &amp; Vlissides, J. (1995). </w:t>
      </w:r>
      <w:r>
        <w:rPr>
          <w:i/>
          <w:iCs/>
        </w:rPr>
        <w:t>Design Patterns: Elements of Reusable Object-Oriented Software</w:t>
      </w:r>
      <w:r>
        <w:t>. 431.</w:t>
      </w:r>
    </w:p>
    <w:p w14:paraId="08B6D196" w14:textId="77777777" w:rsidR="00E34C12" w:rsidRDefault="00E34C12" w:rsidP="00E34C12">
      <w:pPr>
        <w:pStyle w:val="Bibliography"/>
      </w:pPr>
      <w:r>
        <w:t xml:space="preserve">Gandomi, A. H., &amp; Yang, X.-S. (2011). Benchmark Problems in Structural Optimization. In S. Koziel &amp; X.-S. Yang (Eds.), </w:t>
      </w:r>
      <w:r>
        <w:rPr>
          <w:i/>
          <w:iCs/>
        </w:rPr>
        <w:t>Computational Optimization, Methods and Algorithms</w:t>
      </w:r>
      <w:r>
        <w:t xml:space="preserve"> (pp. 259–281). Springer. https://doi.org/10.1007/978-3-642-20859-1_12</w:t>
      </w:r>
    </w:p>
    <w:p w14:paraId="68930E87" w14:textId="77777777" w:rsidR="00E34C12" w:rsidRDefault="00E34C12" w:rsidP="00E34C12">
      <w:pPr>
        <w:pStyle w:val="Bibliography"/>
      </w:pPr>
      <w:r>
        <w:rPr>
          <w:i/>
          <w:iCs/>
        </w:rPr>
        <w:t>GEATbx—Genetic and Evolutionary Algorithms Toolbox in Matlab—Main Page</w:t>
      </w:r>
      <w:r>
        <w:t>. (n.d.). Retrieved July 31, 2020, from http://www.geatbx.com/</w:t>
      </w:r>
    </w:p>
    <w:p w14:paraId="6CA1433B" w14:textId="77777777" w:rsidR="00E34C12" w:rsidRDefault="00E34C12" w:rsidP="00E34C12">
      <w:pPr>
        <w:pStyle w:val="Bibliography"/>
      </w:pPr>
      <w:r>
        <w:rPr>
          <w:i/>
          <w:iCs/>
        </w:rPr>
        <w:t>GLOBAL World—GLOBALLib</w:t>
      </w:r>
      <w:r>
        <w:t>. (n.d.). Retrieved July 31, 2020, from http://www.gamsworld.org/global/globallib.htm</w:t>
      </w:r>
    </w:p>
    <w:p w14:paraId="019D27BF" w14:textId="77777777" w:rsidR="00E34C12" w:rsidRDefault="00E34C12" w:rsidP="00E34C12">
      <w:pPr>
        <w:pStyle w:val="Bibliography"/>
      </w:pPr>
      <w:r>
        <w:t xml:space="preserve">Gould, N. I. M., Orban, D., &amp; Toint, P. L. (2015). CUTEst: A Constrained and Unconstrained Testing Environment with safe threads for mathematical optimization. </w:t>
      </w:r>
      <w:r>
        <w:rPr>
          <w:i/>
          <w:iCs/>
        </w:rPr>
        <w:t>Computational Optimization and Applications</w:t>
      </w:r>
      <w:r>
        <w:t xml:space="preserve">, </w:t>
      </w:r>
      <w:r>
        <w:rPr>
          <w:i/>
          <w:iCs/>
        </w:rPr>
        <w:t>60</w:t>
      </w:r>
      <w:r>
        <w:t>(3), 545–557. https://doi.org/10.1007/s10589-014-9687-3</w:t>
      </w:r>
    </w:p>
    <w:p w14:paraId="050A80DD" w14:textId="77777777" w:rsidR="00E34C12" w:rsidRDefault="00E34C12" w:rsidP="00E34C12">
      <w:pPr>
        <w:pStyle w:val="Bibliography"/>
      </w:pPr>
      <w:r>
        <w:t xml:space="preserve">Grady Booch, Robert Maksimchuk, Michael Engle, Jim Conallen, Kelli Houston, &amp; Bobbi Young. (2007). </w:t>
      </w:r>
      <w:r>
        <w:rPr>
          <w:i/>
          <w:iCs/>
        </w:rPr>
        <w:t>Object-Oriented Analysis and Design with Applications</w:t>
      </w:r>
      <w:r>
        <w:t>. https://www.pearson.com/us/higher-education/product/Booch-Object-Oriented-Analysis-and-Design-with-Applications-3rd-Edition/9780132797443.html</w:t>
      </w:r>
    </w:p>
    <w:p w14:paraId="7EFE53C8" w14:textId="77777777" w:rsidR="00E34C12" w:rsidRDefault="00E34C12" w:rsidP="00E34C12">
      <w:pPr>
        <w:pStyle w:val="Bibliography"/>
      </w:pPr>
      <w:r>
        <w:t xml:space="preserve">Hewitt, P. (2014). </w:t>
      </w:r>
      <w:r>
        <w:rPr>
          <w:i/>
          <w:iCs/>
        </w:rPr>
        <w:t>BUSINESS BENEFITS OF EFFECTIVE REQUIREMENTS MANAGEMENT</w:t>
      </w:r>
      <w:r>
        <w:t>. 11.</w:t>
      </w:r>
    </w:p>
    <w:p w14:paraId="7DE11F83" w14:textId="77777777" w:rsidR="00E34C12" w:rsidRDefault="00E34C12" w:rsidP="00E34C12">
      <w:pPr>
        <w:pStyle w:val="Bibliography"/>
      </w:pPr>
      <w:r>
        <w:t xml:space="preserve">Hooker, J. (1995). Testing Heuristics: We Have It All Wrong. Journal of Heuristics 1(1): 33-42. </w:t>
      </w:r>
      <w:r>
        <w:rPr>
          <w:i/>
          <w:iCs/>
        </w:rPr>
        <w:t>Journal of Heuristics</w:t>
      </w:r>
      <w:r>
        <w:t xml:space="preserve">, </w:t>
      </w:r>
      <w:r>
        <w:rPr>
          <w:i/>
          <w:iCs/>
        </w:rPr>
        <w:t>1</w:t>
      </w:r>
      <w:r>
        <w:t>, 33–42. https://doi.org/10.1007/BF02430364</w:t>
      </w:r>
    </w:p>
    <w:p w14:paraId="4082EF48" w14:textId="77777777" w:rsidR="00E34C12" w:rsidRDefault="00E34C12" w:rsidP="00E34C12">
      <w:pPr>
        <w:pStyle w:val="Bibliography"/>
      </w:pPr>
      <w:r>
        <w:t xml:space="preserve">Jamil, M., &amp; Yang, X.-S. (2013). A Literature Survey of Benchmark Functions For Global Optimization Problems. </w:t>
      </w:r>
      <w:r>
        <w:rPr>
          <w:i/>
          <w:iCs/>
        </w:rPr>
        <w:t>International Journal of Mathematical Modelling and Numerical Optimisation</w:t>
      </w:r>
      <w:r>
        <w:t xml:space="preserve">, </w:t>
      </w:r>
      <w:r>
        <w:rPr>
          <w:i/>
          <w:iCs/>
        </w:rPr>
        <w:t>4</w:t>
      </w:r>
      <w:r>
        <w:t>(2), 150. https://doi.org/10.1504/IJMMNO.2013.055204</w:t>
      </w:r>
    </w:p>
    <w:p w14:paraId="7A227F62" w14:textId="77777777" w:rsidR="00E34C12" w:rsidRDefault="00E34C12" w:rsidP="00E34C12">
      <w:pPr>
        <w:pStyle w:val="Bibliography"/>
      </w:pPr>
      <w:r>
        <w:rPr>
          <w:i/>
          <w:iCs/>
        </w:rPr>
        <w:t>Kaj Madsen—Head of Department•DTU Informatics</w:t>
      </w:r>
      <w:r>
        <w:t>. (n.d.). Retrieved July 31, 2020, from http://www2.imm.dtu.dk/~kajm/Test_ex_forms/test_ex.html</w:t>
      </w:r>
    </w:p>
    <w:p w14:paraId="187DD7D4" w14:textId="77777777" w:rsidR="00E34C12" w:rsidRDefault="00E34C12" w:rsidP="00E34C12">
      <w:pPr>
        <w:pStyle w:val="Bibliography"/>
      </w:pPr>
      <w:r>
        <w:t xml:space="preserve">Koppen, M., Wolpert, D. H., &amp; Macready, W. G. (2001). Remarks on a recent paper on the “no free lunch” theorems. </w:t>
      </w:r>
      <w:r>
        <w:rPr>
          <w:i/>
          <w:iCs/>
        </w:rPr>
        <w:t>IEEE Transactions on Evolutionary Computation</w:t>
      </w:r>
      <w:r>
        <w:t xml:space="preserve">, </w:t>
      </w:r>
      <w:r>
        <w:rPr>
          <w:i/>
          <w:iCs/>
        </w:rPr>
        <w:t>5</w:t>
      </w:r>
      <w:r>
        <w:t>(3), 295–296. https://doi.org/10.1109/4235.930318</w:t>
      </w:r>
    </w:p>
    <w:p w14:paraId="2ECD91FF" w14:textId="77777777" w:rsidR="00E34C12" w:rsidRDefault="00E34C12" w:rsidP="00E34C12">
      <w:pPr>
        <w:pStyle w:val="Bibliography"/>
      </w:pPr>
      <w:r>
        <w:lastRenderedPageBreak/>
        <w:t xml:space="preserve">Kruchten, P. (1995). The 4+1 View Model of Architecture. </w:t>
      </w:r>
      <w:r>
        <w:rPr>
          <w:i/>
          <w:iCs/>
        </w:rPr>
        <w:t>IEEE Software</w:t>
      </w:r>
      <w:r>
        <w:t xml:space="preserve">, </w:t>
      </w:r>
      <w:r>
        <w:rPr>
          <w:i/>
          <w:iCs/>
        </w:rPr>
        <w:t>12</w:t>
      </w:r>
      <w:r>
        <w:t>, 45–50. https://doi.org/10.1109/52.469759</w:t>
      </w:r>
    </w:p>
    <w:p w14:paraId="1F669D09" w14:textId="77777777" w:rsidR="00E34C12" w:rsidRDefault="00E34C12" w:rsidP="00E34C12">
      <w:pPr>
        <w:pStyle w:val="Bibliography"/>
      </w:pPr>
      <w:r>
        <w:t xml:space="preserve">Kruchten, P., Nord, R. L., &amp; Ozkaya, I. (2012). Technical Debt: From Metaphor to Theory and Practice. </w:t>
      </w:r>
      <w:r>
        <w:rPr>
          <w:i/>
          <w:iCs/>
        </w:rPr>
        <w:t>IEEE Software</w:t>
      </w:r>
      <w:r>
        <w:t xml:space="preserve">, </w:t>
      </w:r>
      <w:r>
        <w:rPr>
          <w:i/>
          <w:iCs/>
        </w:rPr>
        <w:t>29</w:t>
      </w:r>
      <w:r>
        <w:t>(6), 18–21. https://doi.org/10.1109/MS.2012.167</w:t>
      </w:r>
    </w:p>
    <w:p w14:paraId="3EA31AFE" w14:textId="77777777" w:rsidR="00E34C12" w:rsidRDefault="00E34C12" w:rsidP="00E34C12">
      <w:pPr>
        <w:pStyle w:val="Bibliography"/>
      </w:pPr>
      <w:r>
        <w:t xml:space="preserve">Li, X., Engelbrecht, A., &amp; Epitropakis, M. G. (2013). </w:t>
      </w:r>
      <w:r>
        <w:rPr>
          <w:i/>
          <w:iCs/>
        </w:rPr>
        <w:t>Benchmark Functions for CEC’2013 Special Session and Competition on Niching Methods for Multimodal Function Optimization</w:t>
      </w:r>
      <w:r>
        <w:t>. 10.</w:t>
      </w:r>
    </w:p>
    <w:p w14:paraId="124F4902" w14:textId="77777777" w:rsidR="00E34C12" w:rsidRDefault="00E34C12" w:rsidP="00E34C12">
      <w:pPr>
        <w:pStyle w:val="Bibliography"/>
      </w:pPr>
      <w:r>
        <w:t xml:space="preserve">Lu, W., Fu, D., Kong, X., Huang, Z., Hwang, M., Zhu, Y., Chen, L., Jiang, K., Li, X., Wu, Y., Li, J., Yuan, Y., &amp; Ding, K. (2020). FOLFOX treatment response prediction in metastatic or recurrent colorectal cancer patients via machine learning algorithms. </w:t>
      </w:r>
      <w:r>
        <w:rPr>
          <w:i/>
          <w:iCs/>
        </w:rPr>
        <w:t>Cancer Medicine</w:t>
      </w:r>
      <w:r>
        <w:t xml:space="preserve">, </w:t>
      </w:r>
      <w:r>
        <w:rPr>
          <w:i/>
          <w:iCs/>
        </w:rPr>
        <w:t>9</w:t>
      </w:r>
      <w:r>
        <w:t>(4), 1419–1429. https://doi.org/10.1002/cam4.2786</w:t>
      </w:r>
    </w:p>
    <w:p w14:paraId="06B09730" w14:textId="77777777" w:rsidR="00E34C12" w:rsidRDefault="00E34C12" w:rsidP="00E34C12">
      <w:pPr>
        <w:pStyle w:val="Bibliography"/>
      </w:pPr>
      <w:r>
        <w:t xml:space="preserve">Lukasiewycz, M., Glaß, M., Reimann, F., &amp; Teich, J. (2011). Opt4J: A modular framework for meta-heuristic optimization. </w:t>
      </w:r>
      <w:r>
        <w:rPr>
          <w:i/>
          <w:iCs/>
        </w:rPr>
        <w:t>Proceedings of the 13th Annual Conference on Genetic and Evolutionary Computation - GECCO ’11</w:t>
      </w:r>
      <w:r>
        <w:t>, 1723. https://doi.org/10.1145/2001576.2001808</w:t>
      </w:r>
    </w:p>
    <w:p w14:paraId="3FA4CE86" w14:textId="77777777" w:rsidR="00E34C12" w:rsidRDefault="00E34C12" w:rsidP="00E34C12">
      <w:pPr>
        <w:pStyle w:val="Bibliography"/>
      </w:pPr>
      <w:r>
        <w:t xml:space="preserve">Luke, S. (2013). </w:t>
      </w:r>
      <w:r>
        <w:rPr>
          <w:i/>
          <w:iCs/>
        </w:rPr>
        <w:t>Essentials of metaheuristics: A set of undergraduate lecture notes</w:t>
      </w:r>
      <w:r>
        <w:t xml:space="preserve"> (Second edition, online version 2.0). lulu.com.</w:t>
      </w:r>
    </w:p>
    <w:p w14:paraId="3093CC76" w14:textId="77777777" w:rsidR="00E34C12" w:rsidRDefault="00E34C12" w:rsidP="00E34C12">
      <w:pPr>
        <w:pStyle w:val="Bibliography"/>
      </w:pPr>
      <w:r>
        <w:t xml:space="preserve">Mendes, Sí. P., Molina, G., Vega-Rodriguez, M. A., Gomez-Pulido, J. A., Saez, Y., Miranda, G., Segura, C., Alba, E., Isasi, P., Leon, C., &amp; Sanchez-Perez, J. M. (2009). Benchmarking a Wide Spectrum of Metaheuristic Techniques for the Radio Network Design Problem. </w:t>
      </w:r>
      <w:r>
        <w:rPr>
          <w:i/>
          <w:iCs/>
        </w:rPr>
        <w:t>IEEE Transactions on Evolutionary Computation</w:t>
      </w:r>
      <w:r>
        <w:t xml:space="preserve">, </w:t>
      </w:r>
      <w:r>
        <w:rPr>
          <w:i/>
          <w:iCs/>
        </w:rPr>
        <w:t>13</w:t>
      </w:r>
      <w:r>
        <w:t>(5), 1133–1150. https://doi.org/10.1109/TEVC.2009.2023448</w:t>
      </w:r>
    </w:p>
    <w:p w14:paraId="3117A648" w14:textId="77777777" w:rsidR="00E34C12" w:rsidRDefault="00E34C12" w:rsidP="00E34C12">
      <w:pPr>
        <w:pStyle w:val="Bibliography"/>
      </w:pPr>
      <w:r>
        <w:t xml:space="preserve">Mishra, S. K. (2006). </w:t>
      </w:r>
      <w:r>
        <w:rPr>
          <w:i/>
          <w:iCs/>
        </w:rPr>
        <w:t>Performance of the Barter, the Differential Evolution and the Simulated Annealing Methods of Global Optimization on Some New and Some Old Test Functions</w:t>
      </w:r>
      <w:r>
        <w:t xml:space="preserve"> (SSRN Scholarly Paper ID 941630). Social Science Research Network. https://doi.org/10.2139/ssrn.941630</w:t>
      </w:r>
    </w:p>
    <w:p w14:paraId="7352E2B5" w14:textId="77777777" w:rsidR="00E34C12" w:rsidRDefault="00E34C12" w:rsidP="00E34C12">
      <w:pPr>
        <w:pStyle w:val="Bibliography"/>
      </w:pPr>
      <w:r>
        <w:t xml:space="preserve">Moon, S. J., Hwang, J., Kana, R., Torous, J., &amp; Kim, J. W. (2019). Accuracy of Machine Learning Algorithms for the Diagnosis of Autism Spectrum Disorder: Systematic Review and Meta-Analysis of Brain Magnetic Resonance Imaging Studies. </w:t>
      </w:r>
      <w:r>
        <w:rPr>
          <w:i/>
          <w:iCs/>
        </w:rPr>
        <w:t>Jmir Mental Health</w:t>
      </w:r>
      <w:r>
        <w:t xml:space="preserve">, </w:t>
      </w:r>
      <w:r>
        <w:rPr>
          <w:i/>
          <w:iCs/>
        </w:rPr>
        <w:t>6</w:t>
      </w:r>
      <w:r>
        <w:t>(12), e14108. https://doi.org/10.2196/14108</w:t>
      </w:r>
    </w:p>
    <w:p w14:paraId="4DD02FB1" w14:textId="77777777" w:rsidR="00E34C12" w:rsidRDefault="00E34C12" w:rsidP="00E34C12">
      <w:pPr>
        <w:pStyle w:val="Bibliography"/>
      </w:pPr>
      <w:r>
        <w:lastRenderedPageBreak/>
        <w:t xml:space="preserve">Nannen, V. (2006). A Method for Parameter Calibration and Relevance Estimation in Evolutionary Algorithms. </w:t>
      </w:r>
      <w:r>
        <w:rPr>
          <w:i/>
          <w:iCs/>
        </w:rPr>
        <w:t>Genetic and Evolutionary Computation Conference, GECCO 2006, Proceedings</w:t>
      </w:r>
      <w:r>
        <w:t>, 8–12.</w:t>
      </w:r>
    </w:p>
    <w:p w14:paraId="46C26F8B" w14:textId="77777777" w:rsidR="00E34C12" w:rsidRDefault="00E34C12" w:rsidP="00E34C12">
      <w:pPr>
        <w:pStyle w:val="Bibliography"/>
      </w:pPr>
      <w:r>
        <w:rPr>
          <w:i/>
          <w:iCs/>
        </w:rPr>
        <w:t>Opt4J</w:t>
      </w:r>
      <w:r>
        <w:t>. (2020). Opt4J - A Modular Framework for Meta-Heuristic Optimization. http://opt4j.sourceforge.net/</w:t>
      </w:r>
    </w:p>
    <w:p w14:paraId="2C3E03F6" w14:textId="77777777" w:rsidR="00E34C12" w:rsidRDefault="00E34C12" w:rsidP="00E34C12">
      <w:pPr>
        <w:pStyle w:val="Bibliography"/>
      </w:pPr>
      <w:r>
        <w:t xml:space="preserve">Peer, E. S., Engelbrecht, A. P., &amp; van den Bergh, F. (2003). CIRG@UP OptiBench: A statistically sound framework for benchmarking optimisation algorithms. </w:t>
      </w:r>
      <w:r>
        <w:rPr>
          <w:i/>
          <w:iCs/>
        </w:rPr>
        <w:t>The 2003 Congress on Evolutionary Computation, 2003. CEC ’03.</w:t>
      </w:r>
      <w:r>
        <w:t xml:space="preserve">, </w:t>
      </w:r>
      <w:r>
        <w:rPr>
          <w:i/>
          <w:iCs/>
        </w:rPr>
        <w:t>4</w:t>
      </w:r>
      <w:r>
        <w:t>, 2386-2392 Vol.4. https://doi.org/10.1109/CEC.2003.1299386</w:t>
      </w:r>
    </w:p>
    <w:p w14:paraId="622AAD63" w14:textId="77777777" w:rsidR="00E34C12" w:rsidRDefault="00E34C12" w:rsidP="00E34C12">
      <w:pPr>
        <w:pStyle w:val="Bibliography"/>
      </w:pPr>
      <w:r>
        <w:t xml:space="preserve">Russell Eberhart, Yuhui Shi, &amp; James Kennedy. (2001). </w:t>
      </w:r>
      <w:r>
        <w:rPr>
          <w:i/>
          <w:iCs/>
        </w:rPr>
        <w:t>Swarm Intelligence—1st Edition</w:t>
      </w:r>
      <w:r>
        <w:t>. https://www.elsevier.com/books/swarm-intelligence/eberhart/978-1-55860-595-4</w:t>
      </w:r>
    </w:p>
    <w:p w14:paraId="1A4A9193" w14:textId="77777777" w:rsidR="00E34C12" w:rsidRDefault="00E34C12" w:rsidP="00E34C12">
      <w:pPr>
        <w:pStyle w:val="Bibliography"/>
      </w:pPr>
      <w:r>
        <w:t xml:space="preserve">Sala, R., &amp; Müller, R. (2020). Benchmarking for Metaheuristic Black-Box Optimization: Perspectives and Open Challenges. </w:t>
      </w:r>
      <w:r>
        <w:rPr>
          <w:i/>
          <w:iCs/>
        </w:rPr>
        <w:t>ArXiv:2007.00541 [Cs, Math]</w:t>
      </w:r>
      <w:r>
        <w:t>. http://arxiv.org/abs/2007.00541</w:t>
      </w:r>
    </w:p>
    <w:p w14:paraId="39BF6961" w14:textId="77777777" w:rsidR="00E34C12" w:rsidRDefault="00E34C12" w:rsidP="00E34C12">
      <w:pPr>
        <w:pStyle w:val="Bibliography"/>
      </w:pPr>
      <w:r>
        <w:t xml:space="preserve">Scott, E. O., &amp; Luke, S. (2019). ECJ at 20: Toward a general metaheuristics toolkit. </w:t>
      </w:r>
      <w:r>
        <w:rPr>
          <w:i/>
          <w:iCs/>
        </w:rPr>
        <w:t>Proceedings of the Genetic and Evolutionary Computation Conference Companion</w:t>
      </w:r>
      <w:r>
        <w:t>, 1391–1398. https://doi.org/10.1145/3319619.3326865</w:t>
      </w:r>
    </w:p>
    <w:p w14:paraId="7F3A71D2" w14:textId="77777777" w:rsidR="00E34C12" w:rsidRDefault="00E34C12" w:rsidP="00E34C12">
      <w:pPr>
        <w:pStyle w:val="Bibliography"/>
      </w:pPr>
      <w:r>
        <w:t xml:space="preserve">Sean Luke, Eric O. Scott, Liviu Panait, Gabriel Balan, &amp; Sean Paus. (2020). </w:t>
      </w:r>
      <w:r>
        <w:rPr>
          <w:i/>
          <w:iCs/>
        </w:rPr>
        <w:t>ECJ</w:t>
      </w:r>
      <w:r>
        <w:t>. https://cs.gmu.edu/~eclab/projects/ecj/</w:t>
      </w:r>
    </w:p>
    <w:p w14:paraId="002D7F5A" w14:textId="77777777" w:rsidR="00E34C12" w:rsidRDefault="00E34C12" w:rsidP="00E34C12">
      <w:pPr>
        <w:pStyle w:val="Bibliography"/>
      </w:pPr>
      <w:r>
        <w:t xml:space="preserve">Sörensen, K., &amp; Glover, F. (2013). </w:t>
      </w:r>
      <w:r>
        <w:rPr>
          <w:i/>
          <w:iCs/>
        </w:rPr>
        <w:t>A History of Metaheuristics</w:t>
      </w:r>
      <w:r>
        <w:t xml:space="preserve"> (pp. 960–970). https://doi.org/10.1007/978-1-4419-1153-7_1167</w:t>
      </w:r>
    </w:p>
    <w:p w14:paraId="6C7B4F1F" w14:textId="77777777" w:rsidR="00E34C12" w:rsidRDefault="00E34C12" w:rsidP="00E34C12">
      <w:pPr>
        <w:pStyle w:val="Bibliography"/>
      </w:pPr>
      <w:r>
        <w:rPr>
          <w:i/>
          <w:iCs/>
        </w:rPr>
        <w:t>The COCONUT Benchmark</w:t>
      </w:r>
      <w:r>
        <w:t>. (n.d.). Retrieved July 31, 2020, from https://www.mat.univie.ac.at/~neum/glopt/coconut/benchmark.html</w:t>
      </w:r>
    </w:p>
    <w:p w14:paraId="519757A4" w14:textId="77777777" w:rsidR="00E34C12" w:rsidRDefault="00E34C12" w:rsidP="00E34C12">
      <w:pPr>
        <w:pStyle w:val="Bibliography"/>
      </w:pPr>
      <w:r>
        <w:t xml:space="preserve">Tsang, K. K. T. (2018). Basin of Attraction as a measure of robustness of an optimization algorithm. </w:t>
      </w:r>
      <w:r>
        <w:rPr>
          <w:i/>
          <w:iCs/>
        </w:rPr>
        <w:t>2018 14th International Conference on Natural Computation, Fuzzy Systems and Knowledge Discovery (ICNC-FSKD)</w:t>
      </w:r>
      <w:r>
        <w:t>, 133–137. https://doi.org/10.1109/FSKD.2018.8686850</w:t>
      </w:r>
    </w:p>
    <w:p w14:paraId="360A0EB6" w14:textId="77777777" w:rsidR="00E34C12" w:rsidRDefault="00E34C12" w:rsidP="00E34C12">
      <w:pPr>
        <w:pStyle w:val="Bibliography"/>
      </w:pPr>
      <w:r>
        <w:rPr>
          <w:i/>
          <w:iCs/>
        </w:rPr>
        <w:t>Web of Science Core Collections</w:t>
      </w:r>
      <w:r>
        <w:t>. (2020). Web of Science. https://wcs.webofknowledge.com/RA/analyze.do?product=WOS&amp;SID=7EOfvJq9WTtEVdtZTx4&amp;field=TASCA_JCRCategories_JCRCategories_en&amp;yearSort=false</w:t>
      </w:r>
    </w:p>
    <w:p w14:paraId="3AE337AE" w14:textId="77777777" w:rsidR="00E34C12" w:rsidRDefault="00E34C12" w:rsidP="00E34C12">
      <w:pPr>
        <w:pStyle w:val="Bibliography"/>
      </w:pPr>
      <w:r>
        <w:lastRenderedPageBreak/>
        <w:t xml:space="preserve">Zdravko Botev, Dirk Kroese, Thomas Taimre, Jenny Liu, &amp; Sho Nariai. (2004). </w:t>
      </w:r>
      <w:r>
        <w:rPr>
          <w:i/>
          <w:iCs/>
        </w:rPr>
        <w:t>Main</w:t>
      </w:r>
      <w:r>
        <w:t>. The Cross-Entropy Toolbox. https://www.maths.uq.edu.au/CEToolBox/</w:t>
      </w:r>
    </w:p>
    <w:p w14:paraId="39DBE6B4" w14:textId="77777777" w:rsidR="00E34C12" w:rsidRDefault="00E34C12" w:rsidP="00E34C12">
      <w:pPr>
        <w:pStyle w:val="Bibliography"/>
      </w:pPr>
      <w:r>
        <w:t xml:space="preserve">Zhang, P., Wu, H.-N., Chen, R.-P., &amp; Chan, T. H. T. (2020). Hybrid meta-heuristic and machine learning algorithms for tunneling-induced settlement prediction: A comparative study. </w:t>
      </w:r>
      <w:r>
        <w:rPr>
          <w:i/>
          <w:iCs/>
        </w:rPr>
        <w:t>Tunnelling and Underground Space Technology</w:t>
      </w:r>
      <w:r>
        <w:t xml:space="preserve">, </w:t>
      </w:r>
      <w:r>
        <w:rPr>
          <w:i/>
          <w:iCs/>
        </w:rPr>
        <w:t>99</w:t>
      </w:r>
      <w:r>
        <w:t>, 103383. https://doi.org/10.1016/j.tust.2020.103383</w:t>
      </w:r>
    </w:p>
    <w:p w14:paraId="1027EB26" w14:textId="681C4834" w:rsidR="00753542" w:rsidRPr="003F0276" w:rsidRDefault="00067D4A" w:rsidP="00F657AA">
      <w:pPr>
        <w:ind w:left="567" w:hanging="709"/>
        <w:rPr>
          <w:lang w:val="en-CA"/>
        </w:rPr>
        <w:sectPr w:rsidR="00753542" w:rsidRPr="003F0276" w:rsidSect="00D67EDD">
          <w:pgSz w:w="12240" w:h="15840"/>
          <w:pgMar w:top="2160" w:right="1077" w:bottom="1077" w:left="2160" w:header="1080" w:footer="0" w:gutter="0"/>
          <w:cols w:space="720"/>
          <w:titlePg/>
          <w:docGrid w:linePitch="326"/>
        </w:sectPr>
      </w:pPr>
      <w:r w:rsidRPr="003F0276">
        <w:rPr>
          <w:lang w:val="en-CA"/>
        </w:rPr>
        <w:fldChar w:fldCharType="end"/>
      </w:r>
    </w:p>
    <w:p w14:paraId="22D69C35" w14:textId="1569F67C" w:rsidR="00C51D5A" w:rsidRPr="003F0276" w:rsidRDefault="00C51D5A" w:rsidP="009C6C7F">
      <w:pPr>
        <w:ind w:firstLine="0"/>
        <w:rPr>
          <w:lang w:val="en-CA"/>
        </w:rPr>
      </w:pPr>
    </w:p>
    <w:sectPr w:rsidR="00C51D5A" w:rsidRPr="003F0276" w:rsidSect="00D67EDD">
      <w:pgSz w:w="12240" w:h="15840"/>
      <w:pgMar w:top="2160" w:right="1077" w:bottom="1077" w:left="2160" w:header="108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66" w:author="Iannick Gagnon" w:date="2020-12-07T10:12:00Z" w:initials="IG">
    <w:p w14:paraId="560CA400" w14:textId="4EBF5E43" w:rsidR="002E47E5" w:rsidRPr="008E0B1D" w:rsidRDefault="002E47E5">
      <w:pPr>
        <w:pStyle w:val="CommentText"/>
        <w:rPr>
          <w:lang w:val="fr-CA"/>
        </w:rPr>
      </w:pPr>
      <w:r>
        <w:rPr>
          <w:rStyle w:val="CommentReference"/>
        </w:rPr>
        <w:annotationRef/>
      </w:r>
      <w:r w:rsidRPr="008E0B1D">
        <w:rPr>
          <w:lang w:val="fr-CA"/>
        </w:rPr>
        <w:t>Tu peux le raccourcir en e</w:t>
      </w:r>
      <w:r>
        <w:rPr>
          <w:lang w:val="fr-CA"/>
        </w:rPr>
        <w:t>nlevant l’entête LOGICAL FLOWCHART qui est dans le titre de la figure de toute manière. C’est mineur.</w:t>
      </w:r>
    </w:p>
  </w:comment>
  <w:comment w:id="74" w:author="Iannick Gagnon" w:date="2020-12-07T10:13:00Z" w:initials="IG">
    <w:p w14:paraId="456656F5" w14:textId="4B959C67" w:rsidR="002E47E5" w:rsidRDefault="002E47E5">
      <w:pPr>
        <w:pStyle w:val="CommentText"/>
      </w:pPr>
      <w:r>
        <w:rPr>
          <w:rStyle w:val="CommentReference"/>
        </w:rPr>
        <w:annotationRef/>
      </w:r>
      <w:r>
        <w:t>Même chose</w:t>
      </w:r>
    </w:p>
  </w:comment>
  <w:comment w:id="76" w:author="Iannick Gagnon" w:date="2020-12-07T10:14:00Z" w:initials="IG">
    <w:p w14:paraId="3D7DDE1C" w14:textId="15548A31" w:rsidR="002E47E5" w:rsidRDefault="002E47E5">
      <w:pPr>
        <w:pStyle w:val="CommentText"/>
      </w:pPr>
      <w:r>
        <w:rPr>
          <w:rStyle w:val="CommentReference"/>
        </w:rPr>
        <w:annotationRef/>
      </w:r>
      <w:r>
        <w:t>Même chose</w:t>
      </w:r>
    </w:p>
  </w:comment>
  <w:comment w:id="80" w:author="Iannick Gagnon" w:date="2020-12-07T10:19:00Z" w:initials="IG">
    <w:p w14:paraId="2C8171EA" w14:textId="5D856B09" w:rsidR="009A11A2" w:rsidRPr="00E36035" w:rsidRDefault="009A11A2">
      <w:pPr>
        <w:pStyle w:val="CommentText"/>
        <w:rPr>
          <w:lang w:val="fr-CA"/>
        </w:rPr>
      </w:pPr>
      <w:r>
        <w:rPr>
          <w:rStyle w:val="CommentReference"/>
        </w:rPr>
        <w:annotationRef/>
      </w:r>
      <w:r w:rsidRPr="00E36035">
        <w:rPr>
          <w:lang w:val="fr-CA"/>
        </w:rPr>
        <w:t>Je ne suis pas sûr de comprendre?</w:t>
      </w:r>
    </w:p>
  </w:comment>
  <w:comment w:id="81" w:author="Iannick Gagnon" w:date="2020-12-07T10:14:00Z" w:initials="IG">
    <w:p w14:paraId="0A806B81" w14:textId="4C2B3CD7" w:rsidR="002E47E5" w:rsidRPr="00E36035" w:rsidRDefault="002E47E5">
      <w:pPr>
        <w:pStyle w:val="CommentText"/>
        <w:rPr>
          <w:lang w:val="fr-CA"/>
        </w:rPr>
      </w:pPr>
      <w:r>
        <w:rPr>
          <w:rStyle w:val="CommentReference"/>
        </w:rPr>
        <w:annotationRef/>
      </w:r>
      <w:r w:rsidRPr="00E36035">
        <w:rPr>
          <w:lang w:val="fr-CA"/>
        </w:rPr>
        <w:t>Même chose</w:t>
      </w:r>
    </w:p>
  </w:comment>
  <w:comment w:id="83" w:author="Iannick Gagnon" w:date="2020-12-07T10:20:00Z" w:initials="IG">
    <w:p w14:paraId="1B563939" w14:textId="7AE1A421" w:rsidR="0048025A" w:rsidRPr="0048025A" w:rsidRDefault="0048025A">
      <w:pPr>
        <w:pStyle w:val="CommentText"/>
        <w:rPr>
          <w:lang w:val="fr-CA"/>
        </w:rPr>
      </w:pPr>
      <w:r>
        <w:rPr>
          <w:rStyle w:val="CommentReference"/>
        </w:rPr>
        <w:annotationRef/>
      </w:r>
      <w:r>
        <w:rPr>
          <w:lang w:val="fr-CA"/>
        </w:rPr>
        <w:t>Qu’est-ce?</w:t>
      </w:r>
    </w:p>
  </w:comment>
  <w:comment w:id="86" w:author="Iannick Gagnon" w:date="2020-12-07T10:20:00Z" w:initials="IG">
    <w:p w14:paraId="076B3946" w14:textId="7612B3B0" w:rsidR="00BC05C2" w:rsidRPr="00196444" w:rsidRDefault="00BC05C2">
      <w:pPr>
        <w:pStyle w:val="CommentText"/>
        <w:rPr>
          <w:lang w:val="fr-CA"/>
        </w:rPr>
      </w:pPr>
      <w:r>
        <w:rPr>
          <w:rStyle w:val="CommentReference"/>
        </w:rPr>
        <w:annotationRef/>
      </w:r>
      <w:r w:rsidRPr="00196444">
        <w:rPr>
          <w:lang w:val="fr-CA"/>
        </w:rPr>
        <w:t>Fait référence à des sections, pas des pages</w:t>
      </w:r>
    </w:p>
  </w:comment>
  <w:comment w:id="91" w:author="Iannick Gagnon" w:date="2020-12-07T10:15:00Z" w:initials="IG">
    <w:p w14:paraId="62C8BB72" w14:textId="1D302B60" w:rsidR="002E47E5" w:rsidRPr="002E47E5" w:rsidRDefault="002E47E5">
      <w:pPr>
        <w:pStyle w:val="CommentText"/>
        <w:rPr>
          <w:lang w:val="fr-CA"/>
        </w:rPr>
      </w:pPr>
      <w:r>
        <w:rPr>
          <w:rStyle w:val="CommentReference"/>
        </w:rPr>
        <w:annotationRef/>
      </w:r>
      <w:r w:rsidRPr="002E47E5">
        <w:rPr>
          <w:lang w:val="fr-CA"/>
        </w:rPr>
        <w:t>On évite d’interpeller le lecteur d</w:t>
      </w:r>
      <w:r>
        <w:rPr>
          <w:lang w:val="fr-CA"/>
        </w:rPr>
        <w:t xml:space="preserve">irectement, </w:t>
      </w:r>
      <w:r w:rsidR="00A27133">
        <w:rPr>
          <w:lang w:val="fr-CA"/>
        </w:rPr>
        <w:t xml:space="preserve">car </w:t>
      </w:r>
      <w:r>
        <w:rPr>
          <w:lang w:val="fr-CA"/>
        </w:rPr>
        <w:t xml:space="preserve">c’est comme quand </w:t>
      </w:r>
      <w:r w:rsidR="00A27133">
        <w:rPr>
          <w:lang w:val="fr-CA"/>
        </w:rPr>
        <w:t>un acteur regarde la caméra dans un film.</w:t>
      </w:r>
    </w:p>
  </w:comment>
  <w:comment w:id="94" w:author="Iannick Gagnon" w:date="2020-12-07T10:17:00Z" w:initials="IG">
    <w:p w14:paraId="6A127E7E" w14:textId="4241957A" w:rsidR="00532F8F" w:rsidRDefault="00532F8F">
      <w:pPr>
        <w:pStyle w:val="CommentText"/>
      </w:pPr>
      <w:r>
        <w:rPr>
          <w:rStyle w:val="CommentReference"/>
        </w:rPr>
        <w:annotationRef/>
      </w:r>
      <w:r>
        <w:t>Quels sont-ils?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60CA400" w15:done="0"/>
  <w15:commentEx w15:paraId="456656F5" w15:done="0"/>
  <w15:commentEx w15:paraId="3D7DDE1C" w15:done="0"/>
  <w15:commentEx w15:paraId="2C8171EA" w15:done="0"/>
  <w15:commentEx w15:paraId="0A806B81" w15:done="0"/>
  <w15:commentEx w15:paraId="1B563939" w15:done="0"/>
  <w15:commentEx w15:paraId="076B3946" w15:done="0"/>
  <w15:commentEx w15:paraId="62C8BB72" w15:done="0"/>
  <w15:commentEx w15:paraId="6A127E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87E8A" w16cex:dateUtc="2020-12-07T15:12:00Z"/>
  <w16cex:commentExtensible w16cex:durableId="23787EC6" w16cex:dateUtc="2020-12-07T15:13:00Z"/>
  <w16cex:commentExtensible w16cex:durableId="23787EFD" w16cex:dateUtc="2020-12-07T15:14:00Z"/>
  <w16cex:commentExtensible w16cex:durableId="23788039" w16cex:dateUtc="2020-12-07T15:19:00Z"/>
  <w16cex:commentExtensible w16cex:durableId="23787F11" w16cex:dateUtc="2020-12-07T15:14:00Z"/>
  <w16cex:commentExtensible w16cex:durableId="23788064" w16cex:dateUtc="2020-12-07T15:20:00Z"/>
  <w16cex:commentExtensible w16cex:durableId="2378808A" w16cex:dateUtc="2020-12-07T15:20:00Z"/>
  <w16cex:commentExtensible w16cex:durableId="23787F5F" w16cex:dateUtc="2020-12-07T15:15:00Z"/>
  <w16cex:commentExtensible w16cex:durableId="23787FAC" w16cex:dateUtc="2020-12-07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60CA400" w16cid:durableId="23787E8A"/>
  <w16cid:commentId w16cid:paraId="456656F5" w16cid:durableId="23787EC6"/>
  <w16cid:commentId w16cid:paraId="3D7DDE1C" w16cid:durableId="23787EFD"/>
  <w16cid:commentId w16cid:paraId="2C8171EA" w16cid:durableId="23788039"/>
  <w16cid:commentId w16cid:paraId="0A806B81" w16cid:durableId="23787F11"/>
  <w16cid:commentId w16cid:paraId="1B563939" w16cid:durableId="23788064"/>
  <w16cid:commentId w16cid:paraId="076B3946" w16cid:durableId="2378808A"/>
  <w16cid:commentId w16cid:paraId="62C8BB72" w16cid:durableId="23787F5F"/>
  <w16cid:commentId w16cid:paraId="6A127E7E" w16cid:durableId="23787F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7F89AD" w14:textId="77777777" w:rsidR="00E300E1" w:rsidRDefault="00E300E1" w:rsidP="00D62FB4">
      <w:r>
        <w:separator/>
      </w:r>
    </w:p>
  </w:endnote>
  <w:endnote w:type="continuationSeparator" w:id="0">
    <w:p w14:paraId="5F9CEEFC" w14:textId="77777777" w:rsidR="00E300E1" w:rsidRDefault="00E300E1" w:rsidP="00D62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charset w:val="00"/>
    <w:family w:val="auto"/>
    <w:pitch w:val="variable"/>
    <w:sig w:usb0="00000003" w:usb1="00000000" w:usb2="00000000" w:usb3="00000000" w:csb0="00000001" w:csb1="00000000"/>
  </w:font>
  <w:font w:name="Droid Sans Devanagari">
    <w:altName w:val="Yu Gothic"/>
    <w:charset w:val="00"/>
    <w:family w:val="auto"/>
    <w:pitch w:val="variable"/>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F">
    <w:charset w:val="00"/>
    <w:family w:val="auto"/>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296AD" w14:textId="77777777" w:rsidR="002E47E5" w:rsidRDefault="002E4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ABE8A8" w14:textId="77777777" w:rsidR="002E47E5" w:rsidRDefault="002E47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FEF359" w14:textId="77777777" w:rsidR="002E47E5" w:rsidRDefault="002E47E5">
    <w:pPr>
      <w:pStyle w:val="Standar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74241" w14:textId="77777777" w:rsidR="002E47E5" w:rsidRDefault="002E47E5">
    <w:pPr>
      <w:pStyle w:val="Standar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3D0CEE" w14:textId="77777777" w:rsidR="002E47E5" w:rsidRDefault="002E47E5">
    <w:pPr>
      <w:pStyle w:val="Standar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17DBC6" w14:textId="77777777" w:rsidR="002E47E5" w:rsidRDefault="002E47E5">
    <w:pPr>
      <w:pStyle w:val="Standar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AB626B" w14:textId="77777777" w:rsidR="00E300E1" w:rsidRDefault="00E300E1" w:rsidP="00D62FB4">
      <w:r>
        <w:separator/>
      </w:r>
    </w:p>
  </w:footnote>
  <w:footnote w:type="continuationSeparator" w:id="0">
    <w:p w14:paraId="4A83D61B" w14:textId="77777777" w:rsidR="00E300E1" w:rsidRDefault="00E300E1" w:rsidP="00D62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7289C" w14:textId="77777777" w:rsidR="002E47E5" w:rsidRDefault="002E47E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13DE00" w14:textId="259D355B" w:rsidR="002E47E5" w:rsidRDefault="002E47E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45236" w14:textId="77777777" w:rsidR="002E47E5" w:rsidRDefault="002E47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D18451" w14:textId="77777777" w:rsidR="002E47E5" w:rsidRDefault="002E47E5">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1875CB" w14:textId="77777777" w:rsidR="002E47E5" w:rsidRDefault="002E47E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839EA2" w14:textId="77777777" w:rsidR="002E47E5" w:rsidRDefault="002E47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6520000"/>
      <w:docPartObj>
        <w:docPartGallery w:val="Page Numbers (Top of Page)"/>
        <w:docPartUnique/>
      </w:docPartObj>
    </w:sdtPr>
    <w:sdtEndPr>
      <w:rPr>
        <w:noProof/>
      </w:rPr>
    </w:sdtEndPr>
    <w:sdtContent>
      <w:p w14:paraId="18CB4579" w14:textId="7DE88696" w:rsidR="002E47E5" w:rsidRDefault="002E47E5">
        <w:pPr>
          <w:pStyle w:val="Header"/>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686134"/>
      <w:docPartObj>
        <w:docPartGallery w:val="Page Numbers (Top of Page)"/>
        <w:docPartUnique/>
      </w:docPartObj>
    </w:sdtPr>
    <w:sdtEndPr>
      <w:rPr>
        <w:noProof/>
      </w:rPr>
    </w:sdtEndPr>
    <w:sdtContent>
      <w:p w14:paraId="16EF3A1C" w14:textId="58F30135" w:rsidR="002E47E5" w:rsidRDefault="002E47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087BF" w14:textId="77777777" w:rsidR="002E47E5" w:rsidRDefault="002E47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E1A83"/>
    <w:multiLevelType w:val="hybridMultilevel"/>
    <w:tmpl w:val="B5CCD662"/>
    <w:lvl w:ilvl="0" w:tplc="92E62A8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D52DE"/>
    <w:multiLevelType w:val="multilevel"/>
    <w:tmpl w:val="973AF75E"/>
    <w:styleLink w:val="WWNum2"/>
    <w:lvl w:ilvl="0">
      <w:start w:val="3"/>
      <w:numFmt w:val="upperRoman"/>
      <w:suff w:val="nothing"/>
      <w:lvlText w:val="ANNEXE %1"/>
      <w:lvlJc w:val="left"/>
    </w:lvl>
    <w:lvl w:ilvl="1">
      <w:start w:val="1"/>
      <w:numFmt w:val="upperRoman"/>
      <w:lvlText w:val="%1.%2."/>
      <w:lvlJc w:val="left"/>
      <w:pPr>
        <w:ind w:left="1009" w:hanging="1009"/>
      </w:pPr>
    </w:lvl>
    <w:lvl w:ilvl="2">
      <w:start w:val="1"/>
      <w:numFmt w:val="decimal"/>
      <w:lvlText w:val="%1.%2.%3"/>
      <w:lvlJc w:val="left"/>
      <w:pPr>
        <w:ind w:left="994" w:hanging="994"/>
      </w:pPr>
    </w:lvl>
    <w:lvl w:ilvl="3">
      <w:start w:val="1"/>
      <w:numFmt w:val="decimal"/>
      <w:lvlText w:val="%1.%2.%3.%4"/>
      <w:lvlJc w:val="left"/>
      <w:pPr>
        <w:ind w:left="1200" w:hanging="720"/>
      </w:pPr>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 w15:restartNumberingAfterBreak="0">
    <w:nsid w:val="0BCA72B1"/>
    <w:multiLevelType w:val="hybridMultilevel"/>
    <w:tmpl w:val="4CE66F7C"/>
    <w:lvl w:ilvl="0" w:tplc="17CA02B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06E43"/>
    <w:multiLevelType w:val="multilevel"/>
    <w:tmpl w:val="AE043CFA"/>
    <w:styleLink w:val="WWNum7"/>
    <w:lvl w:ilvl="0">
      <w:numFmt w:val="bullet"/>
      <w:lvlText w:val=""/>
      <w:lvlJc w:val="left"/>
      <w:pPr>
        <w:ind w:left="360" w:hanging="360"/>
      </w:pPr>
      <w:rPr>
        <w:rFonts w:ascii="Symbol" w:hAnsi="Symbol" w:cs="Symbol"/>
        <w:sz w:val="20"/>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4" w15:restartNumberingAfterBreak="0">
    <w:nsid w:val="109974DF"/>
    <w:multiLevelType w:val="multilevel"/>
    <w:tmpl w:val="35486A26"/>
    <w:lvl w:ilvl="0">
      <w:numFmt w:val="decimal"/>
      <w:pStyle w:val="Heading1"/>
      <w:lvlText w:val="%1."/>
      <w:lvlJc w:val="left"/>
      <w:pPr>
        <w:ind w:left="360" w:hanging="360"/>
      </w:pPr>
      <w:rPr>
        <w:rFonts w:hint="default"/>
        <w:vanish/>
        <w:color w:val="auto"/>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265680"/>
    <w:multiLevelType w:val="multilevel"/>
    <w:tmpl w:val="E33C1ECE"/>
    <w:numStyleLink w:val="WWNum9"/>
  </w:abstractNum>
  <w:abstractNum w:abstractNumId="6" w15:restartNumberingAfterBreak="0">
    <w:nsid w:val="25B54FB7"/>
    <w:multiLevelType w:val="multilevel"/>
    <w:tmpl w:val="C3448320"/>
    <w:styleLink w:val="WWNum10"/>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7" w15:restartNumberingAfterBreak="0">
    <w:nsid w:val="266E7169"/>
    <w:multiLevelType w:val="hybridMultilevel"/>
    <w:tmpl w:val="31CEF9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6CB03BD"/>
    <w:multiLevelType w:val="multilevel"/>
    <w:tmpl w:val="10CA7E38"/>
    <w:styleLink w:val="Listenumro"/>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9" w15:restartNumberingAfterBreak="0">
    <w:nsid w:val="2FAB5D72"/>
    <w:multiLevelType w:val="multilevel"/>
    <w:tmpl w:val="1009001F"/>
    <w:styleLink w:val="Outlin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F61965"/>
    <w:multiLevelType w:val="multilevel"/>
    <w:tmpl w:val="F28EEC00"/>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1" w15:restartNumberingAfterBreak="0">
    <w:nsid w:val="38740022"/>
    <w:multiLevelType w:val="hybridMultilevel"/>
    <w:tmpl w:val="A0C67B42"/>
    <w:lvl w:ilvl="0" w:tplc="523A0D32">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B822F46"/>
    <w:multiLevelType w:val="multilevel"/>
    <w:tmpl w:val="917E2934"/>
    <w:styleLink w:val="WWNum12"/>
    <w:lvl w:ilvl="0">
      <w:numFmt w:val="bullet"/>
      <w:lvlText w:val=""/>
      <w:lvlJc w:val="left"/>
      <w:pPr>
        <w:ind w:left="227" w:hanging="227"/>
      </w:pPr>
      <w:rPr>
        <w:rFonts w:ascii="Symbol" w:hAnsi="Symbol" w:cs="Symbol"/>
        <w:sz w:val="20"/>
      </w:rPr>
    </w:lvl>
    <w:lvl w:ilvl="1">
      <w:numFmt w:val="bullet"/>
      <w:lvlText w:val=""/>
      <w:lvlJc w:val="left"/>
      <w:pPr>
        <w:ind w:left="454" w:hanging="227"/>
      </w:pPr>
      <w:rPr>
        <w:rFonts w:ascii="Symbol" w:hAnsi="Symbol" w:cs="Symbol"/>
      </w:rPr>
    </w:lvl>
    <w:lvl w:ilvl="2">
      <w:numFmt w:val="bullet"/>
      <w:lvlText w:val=""/>
      <w:lvlJc w:val="left"/>
      <w:pPr>
        <w:ind w:left="680" w:hanging="227"/>
      </w:pPr>
      <w:rPr>
        <w:rFonts w:ascii="Symbol" w:hAnsi="Symbol" w:cs="Symbol"/>
      </w:rPr>
    </w:lvl>
    <w:lvl w:ilvl="3">
      <w:numFmt w:val="bullet"/>
      <w:lvlText w:val=""/>
      <w:lvlJc w:val="left"/>
      <w:pPr>
        <w:ind w:left="907" w:hanging="227"/>
      </w:pPr>
      <w:rPr>
        <w:rFonts w:ascii="Symbol" w:hAnsi="Symbol" w:cs="Symbol"/>
      </w:rPr>
    </w:lvl>
    <w:lvl w:ilvl="4">
      <w:numFmt w:val="bullet"/>
      <w:lvlText w:val=""/>
      <w:lvlJc w:val="left"/>
      <w:pPr>
        <w:ind w:left="1134" w:hanging="227"/>
      </w:pPr>
      <w:rPr>
        <w:rFonts w:ascii="Symbol" w:hAnsi="Symbol" w:cs="Symbol"/>
      </w:rPr>
    </w:lvl>
    <w:lvl w:ilvl="5">
      <w:numFmt w:val="bullet"/>
      <w:lvlText w:val=""/>
      <w:lvlJc w:val="left"/>
      <w:pPr>
        <w:ind w:left="1361" w:hanging="227"/>
      </w:pPr>
      <w:rPr>
        <w:rFonts w:ascii="Symbol" w:hAnsi="Symbol" w:cs="Symbol"/>
      </w:rPr>
    </w:lvl>
    <w:lvl w:ilvl="6">
      <w:numFmt w:val="bullet"/>
      <w:lvlText w:val=""/>
      <w:lvlJc w:val="left"/>
      <w:pPr>
        <w:ind w:left="1587" w:hanging="227"/>
      </w:pPr>
      <w:rPr>
        <w:rFonts w:ascii="Symbol" w:hAnsi="Symbol" w:cs="Symbol"/>
      </w:rPr>
    </w:lvl>
    <w:lvl w:ilvl="7">
      <w:numFmt w:val="bullet"/>
      <w:lvlText w:val=""/>
      <w:lvlJc w:val="left"/>
      <w:pPr>
        <w:ind w:left="1814" w:hanging="227"/>
      </w:pPr>
      <w:rPr>
        <w:rFonts w:ascii="Symbol" w:hAnsi="Symbol" w:cs="Symbol"/>
      </w:rPr>
    </w:lvl>
    <w:lvl w:ilvl="8">
      <w:numFmt w:val="bullet"/>
      <w:lvlText w:val=""/>
      <w:lvlJc w:val="left"/>
      <w:pPr>
        <w:ind w:left="2041" w:hanging="227"/>
      </w:pPr>
      <w:rPr>
        <w:rFonts w:ascii="Symbol" w:hAnsi="Symbol" w:cs="Symbol"/>
      </w:rPr>
    </w:lvl>
  </w:abstractNum>
  <w:abstractNum w:abstractNumId="13" w15:restartNumberingAfterBreak="0">
    <w:nsid w:val="3E10297B"/>
    <w:multiLevelType w:val="multilevel"/>
    <w:tmpl w:val="1B46B86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45069F5"/>
    <w:multiLevelType w:val="multilevel"/>
    <w:tmpl w:val="4F7A7032"/>
    <w:styleLink w:val="WWNum5"/>
    <w:lvl w:ilvl="0">
      <w:numFmt w:val="bullet"/>
      <w:lvlText w:val=""/>
      <w:lvlJc w:val="left"/>
      <w:pPr>
        <w:ind w:left="360" w:hanging="360"/>
      </w:pPr>
      <w:rPr>
        <w:rFonts w:ascii="Symbol" w:hAnsi="Symbol" w:cs="Symbol"/>
        <w:sz w:val="20"/>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15" w15:restartNumberingAfterBreak="0">
    <w:nsid w:val="46B30C85"/>
    <w:multiLevelType w:val="hybridMultilevel"/>
    <w:tmpl w:val="01685DD2"/>
    <w:lvl w:ilvl="0" w:tplc="0C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6A6E40"/>
    <w:multiLevelType w:val="multilevel"/>
    <w:tmpl w:val="94283B28"/>
    <w:styleLink w:val="WWNum3"/>
    <w:lvl w:ilvl="0">
      <w:start w:val="3"/>
      <w:numFmt w:val="upperRoman"/>
      <w:suff w:val="nothing"/>
      <w:lvlText w:val="ANNEXE %1"/>
      <w:lvlJc w:val="left"/>
    </w:lvl>
    <w:lvl w:ilvl="1">
      <w:start w:val="1"/>
      <w:numFmt w:val="upperRoman"/>
      <w:lvlText w:val="%1.%2."/>
      <w:lvlJc w:val="left"/>
      <w:pPr>
        <w:ind w:left="1009" w:hanging="1009"/>
      </w:pPr>
    </w:lvl>
    <w:lvl w:ilvl="2">
      <w:start w:val="1"/>
      <w:numFmt w:val="decimal"/>
      <w:lvlText w:val="%1.%2.%3"/>
      <w:lvlJc w:val="left"/>
      <w:pPr>
        <w:ind w:left="994" w:hanging="994"/>
      </w:pPr>
    </w:lvl>
    <w:lvl w:ilvl="3">
      <w:start w:val="1"/>
      <w:numFmt w:val="decimal"/>
      <w:lvlText w:val="%1.%2.%3.%4"/>
      <w:lvlJc w:val="left"/>
      <w:pPr>
        <w:ind w:left="1200" w:hanging="720"/>
      </w:pPr>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7" w15:restartNumberingAfterBreak="0">
    <w:nsid w:val="4EC051C3"/>
    <w:multiLevelType w:val="multilevel"/>
    <w:tmpl w:val="D8B40E1E"/>
    <w:styleLink w:val="WWNum6"/>
    <w:lvl w:ilvl="0">
      <w:numFmt w:val="bullet"/>
      <w:lvlText w:val=""/>
      <w:lvlJc w:val="left"/>
      <w:pPr>
        <w:ind w:left="360" w:hanging="360"/>
      </w:pPr>
      <w:rPr>
        <w:rFonts w:ascii="Symbol" w:hAnsi="Symbol" w:cs="Symbol"/>
        <w:sz w:val="20"/>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18" w15:restartNumberingAfterBreak="0">
    <w:nsid w:val="525C4BAC"/>
    <w:multiLevelType w:val="hybridMultilevel"/>
    <w:tmpl w:val="7D06C44E"/>
    <w:lvl w:ilvl="0" w:tplc="1009000F">
      <w:start w:val="1"/>
      <w:numFmt w:val="decimal"/>
      <w:lvlText w:val="%1."/>
      <w:lvlJc w:val="left"/>
      <w:pPr>
        <w:ind w:left="720" w:hanging="360"/>
      </w:pPr>
    </w:lvl>
    <w:lvl w:ilvl="1" w:tplc="1009000F">
      <w:start w:val="1"/>
      <w:numFmt w:val="decimal"/>
      <w:lvlText w:val="%2."/>
      <w:lvlJc w:val="left"/>
      <w:pPr>
        <w:ind w:left="1440" w:hanging="360"/>
      </w:pPr>
      <w:rPr>
        <w:i w:val="0"/>
        <w:noProof w:val="0"/>
      </w:rPr>
    </w:lvl>
    <w:lvl w:ilvl="2" w:tplc="1009000F">
      <w:start w:val="1"/>
      <w:numFmt w:val="decimal"/>
      <w:lvlText w:val="%3."/>
      <w:lvlJc w:val="left"/>
      <w:pPr>
        <w:ind w:left="2160" w:hanging="180"/>
      </w:pPr>
      <w:rPr>
        <w:i w:val="0"/>
        <w:noProof w:val="0"/>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2664AAA"/>
    <w:multiLevelType w:val="hybridMultilevel"/>
    <w:tmpl w:val="846CAF10"/>
    <w:lvl w:ilvl="0" w:tplc="1009000F">
      <w:start w:val="1"/>
      <w:numFmt w:val="decimal"/>
      <w:lvlText w:val="%1."/>
      <w:lvlJc w:val="left"/>
      <w:pPr>
        <w:ind w:left="1080" w:hanging="360"/>
      </w:pPr>
      <w:rPr>
        <w:rFont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54F91AF2"/>
    <w:multiLevelType w:val="multilevel"/>
    <w:tmpl w:val="E5B621D6"/>
    <w:styleLink w:val="List1"/>
    <w:lvl w:ilvl="0">
      <w:numFmt w:val="bullet"/>
      <w:lvlText w:val="•"/>
      <w:lvlJc w:val="left"/>
      <w:pPr>
        <w:ind w:left="227" w:hanging="227"/>
      </w:pPr>
    </w:lvl>
    <w:lvl w:ilvl="1">
      <w:numFmt w:val="bullet"/>
      <w:lvlText w:val="•"/>
      <w:lvlJc w:val="left"/>
      <w:pPr>
        <w:ind w:left="454" w:hanging="227"/>
      </w:pPr>
    </w:lvl>
    <w:lvl w:ilvl="2">
      <w:numFmt w:val="bullet"/>
      <w:lvlText w:val="•"/>
      <w:lvlJc w:val="left"/>
      <w:pPr>
        <w:ind w:left="680" w:hanging="227"/>
      </w:pPr>
    </w:lvl>
    <w:lvl w:ilvl="3">
      <w:numFmt w:val="bullet"/>
      <w:lvlText w:val="•"/>
      <w:lvlJc w:val="left"/>
      <w:pPr>
        <w:ind w:left="907" w:hanging="227"/>
      </w:pPr>
    </w:lvl>
    <w:lvl w:ilvl="4">
      <w:numFmt w:val="bullet"/>
      <w:lvlText w:val="•"/>
      <w:lvlJc w:val="left"/>
      <w:pPr>
        <w:ind w:left="1134" w:hanging="227"/>
      </w:pPr>
    </w:lvl>
    <w:lvl w:ilvl="5">
      <w:numFmt w:val="bullet"/>
      <w:lvlText w:val="•"/>
      <w:lvlJc w:val="left"/>
      <w:pPr>
        <w:ind w:left="1361" w:hanging="227"/>
      </w:pPr>
    </w:lvl>
    <w:lvl w:ilvl="6">
      <w:numFmt w:val="bullet"/>
      <w:lvlText w:val="•"/>
      <w:lvlJc w:val="left"/>
      <w:pPr>
        <w:ind w:left="1587" w:hanging="227"/>
      </w:pPr>
    </w:lvl>
    <w:lvl w:ilvl="7">
      <w:numFmt w:val="bullet"/>
      <w:lvlText w:val="•"/>
      <w:lvlJc w:val="left"/>
      <w:pPr>
        <w:ind w:left="1814" w:hanging="227"/>
      </w:pPr>
    </w:lvl>
    <w:lvl w:ilvl="8">
      <w:numFmt w:val="bullet"/>
      <w:lvlText w:val="•"/>
      <w:lvlJc w:val="left"/>
      <w:pPr>
        <w:ind w:left="2041" w:hanging="227"/>
      </w:pPr>
    </w:lvl>
  </w:abstractNum>
  <w:abstractNum w:abstractNumId="21" w15:restartNumberingAfterBreak="0">
    <w:nsid w:val="55EC155C"/>
    <w:multiLevelType w:val="multilevel"/>
    <w:tmpl w:val="1C569732"/>
    <w:styleLink w:val="Listepuces"/>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2" w15:restartNumberingAfterBreak="0">
    <w:nsid w:val="58306E41"/>
    <w:multiLevelType w:val="hybridMultilevel"/>
    <w:tmpl w:val="19843E4A"/>
    <w:lvl w:ilvl="0" w:tplc="4300A2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84D491D"/>
    <w:multiLevelType w:val="multilevel"/>
    <w:tmpl w:val="44725A12"/>
    <w:styleLink w:val="WWNum8"/>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4" w15:restartNumberingAfterBreak="0">
    <w:nsid w:val="5A665233"/>
    <w:multiLevelType w:val="hybridMultilevel"/>
    <w:tmpl w:val="714A8C7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5EA83041"/>
    <w:multiLevelType w:val="multilevel"/>
    <w:tmpl w:val="4B86C706"/>
    <w:lvl w:ilvl="0">
      <w:start w:val="1"/>
      <w:numFmt w:val="upperRoman"/>
      <w:lvlText w:val="MDAF-REQ_%1)"/>
      <w:lvlJc w:val="left"/>
      <w:pPr>
        <w:ind w:left="360" w:hanging="360"/>
      </w:pPr>
      <w:rPr>
        <w:rFonts w:hint="default"/>
      </w:rPr>
    </w:lvl>
    <w:lvl w:ilvl="1">
      <w:start w:val="1"/>
      <w:numFmt w:val="decimal"/>
      <w:lvlText w:val="MDAF-REQ_%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30E5638"/>
    <w:multiLevelType w:val="multilevel"/>
    <w:tmpl w:val="E33C1ECE"/>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3526E6"/>
    <w:multiLevelType w:val="hybridMultilevel"/>
    <w:tmpl w:val="0B283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4F21A1"/>
    <w:multiLevelType w:val="multilevel"/>
    <w:tmpl w:val="8766FB98"/>
    <w:styleLink w:val="WWNum4"/>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762E24B9"/>
    <w:multiLevelType w:val="multilevel"/>
    <w:tmpl w:val="01A45C90"/>
    <w:styleLink w:val="WWNum11"/>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30" w15:restartNumberingAfterBreak="0">
    <w:nsid w:val="7AAE45D0"/>
    <w:multiLevelType w:val="multilevel"/>
    <w:tmpl w:val="D98EDDDE"/>
    <w:styleLink w:val="WWNum1"/>
    <w:lvl w:ilvl="0">
      <w:start w:val="3"/>
      <w:numFmt w:val="upperRoman"/>
      <w:suff w:val="nothing"/>
      <w:lvlText w:val="ANNEXE %1"/>
      <w:lvlJc w:val="left"/>
    </w:lvl>
    <w:lvl w:ilvl="1">
      <w:start w:val="1"/>
      <w:numFmt w:val="upperRoman"/>
      <w:lvlText w:val="%1.%2."/>
      <w:lvlJc w:val="left"/>
      <w:pPr>
        <w:ind w:left="1009" w:hanging="1009"/>
      </w:pPr>
    </w:lvl>
    <w:lvl w:ilvl="2">
      <w:start w:val="1"/>
      <w:numFmt w:val="decimal"/>
      <w:lvlText w:val="%1.%2.%3"/>
      <w:lvlJc w:val="left"/>
      <w:pPr>
        <w:ind w:left="994" w:hanging="994"/>
      </w:pPr>
    </w:lvl>
    <w:lvl w:ilvl="3">
      <w:start w:val="1"/>
      <w:numFmt w:val="decimal"/>
      <w:lvlText w:val="%1.%2.%3.%4"/>
      <w:lvlJc w:val="left"/>
      <w:pPr>
        <w:ind w:left="1200" w:hanging="720"/>
      </w:pPr>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1" w15:restartNumberingAfterBreak="0">
    <w:nsid w:val="7AB54C8A"/>
    <w:multiLevelType w:val="hybridMultilevel"/>
    <w:tmpl w:val="846CAF10"/>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20"/>
  </w:num>
  <w:num w:numId="3">
    <w:abstractNumId w:val="10"/>
  </w:num>
  <w:num w:numId="4">
    <w:abstractNumId w:val="8"/>
  </w:num>
  <w:num w:numId="5">
    <w:abstractNumId w:val="21"/>
  </w:num>
  <w:num w:numId="6">
    <w:abstractNumId w:val="30"/>
  </w:num>
  <w:num w:numId="7">
    <w:abstractNumId w:val="1"/>
  </w:num>
  <w:num w:numId="8">
    <w:abstractNumId w:val="16"/>
  </w:num>
  <w:num w:numId="9">
    <w:abstractNumId w:val="28"/>
  </w:num>
  <w:num w:numId="10">
    <w:abstractNumId w:val="14"/>
  </w:num>
  <w:num w:numId="11">
    <w:abstractNumId w:val="17"/>
  </w:num>
  <w:num w:numId="12">
    <w:abstractNumId w:val="3"/>
  </w:num>
  <w:num w:numId="13">
    <w:abstractNumId w:val="23"/>
  </w:num>
  <w:num w:numId="14">
    <w:abstractNumId w:val="26"/>
  </w:num>
  <w:num w:numId="15">
    <w:abstractNumId w:val="6"/>
  </w:num>
  <w:num w:numId="16">
    <w:abstractNumId w:val="29"/>
  </w:num>
  <w:num w:numId="17">
    <w:abstractNumId w:val="12"/>
  </w:num>
  <w:num w:numId="18">
    <w:abstractNumId w:val="28"/>
    <w:lvlOverride w:ilvl="0">
      <w:lvl w:ilvl="0">
        <w:start w:val="1"/>
        <w:numFmt w:val="decimal"/>
        <w:lvlText w:val="%1."/>
        <w:lvlJc w:val="left"/>
        <w:pPr>
          <w:ind w:left="720" w:hanging="720"/>
        </w:pPr>
      </w:lvl>
    </w:lvlOverride>
    <w:lvlOverride w:ilvl="1">
      <w:lvl w:ilvl="1">
        <w:start w:val="1"/>
        <w:numFmt w:val="decimal"/>
        <w:lvlText w:val="%1.%2"/>
        <w:lvlJc w:val="left"/>
        <w:pPr>
          <w:ind w:left="720" w:hanging="720"/>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720" w:hanging="720"/>
        </w:pPr>
      </w:lvl>
    </w:lvlOverride>
    <w:lvlOverride w:ilvl="4">
      <w:lvl w:ilvl="4">
        <w:start w:val="1"/>
        <w:numFmt w:val="decimal"/>
        <w:lvlText w:val="%1.%2.%3.%4.%5"/>
        <w:lvlJc w:val="left"/>
        <w:pPr>
          <w:ind w:left="1080" w:hanging="1080"/>
        </w:pPr>
      </w:lvl>
    </w:lvlOverride>
    <w:lvlOverride w:ilvl="5">
      <w:lvl w:ilvl="5">
        <w:start w:val="1"/>
        <w:numFmt w:val="decimal"/>
        <w:lvlText w:val="%1.%2.%3.%4.%5.%6"/>
        <w:lvlJc w:val="left"/>
        <w:pPr>
          <w:ind w:left="1080" w:hanging="1080"/>
        </w:pPr>
      </w:lvl>
    </w:lvlOverride>
    <w:lvlOverride w:ilvl="6">
      <w:lvl w:ilvl="6">
        <w:start w:val="1"/>
        <w:numFmt w:val="decimal"/>
        <w:lvlText w:val="%1.%2.%3.%4.%5.%6.%7"/>
        <w:lvlJc w:val="left"/>
        <w:pPr>
          <w:ind w:left="1440" w:hanging="1440"/>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800" w:hanging="1800"/>
        </w:pPr>
      </w:lvl>
    </w:lvlOverride>
  </w:num>
  <w:num w:numId="19">
    <w:abstractNumId w:val="6"/>
  </w:num>
  <w:num w:numId="20">
    <w:abstractNumId w:val="29"/>
  </w:num>
  <w:num w:numId="21">
    <w:abstractNumId w:val="26"/>
    <w:lvlOverride w:ilvl="0">
      <w:startOverride w:val="1"/>
    </w:lvlOverride>
  </w:num>
  <w:num w:numId="22">
    <w:abstractNumId w:val="23"/>
  </w:num>
  <w:num w:numId="23">
    <w:abstractNumId w:val="12"/>
  </w:num>
  <w:num w:numId="24">
    <w:abstractNumId w:val="3"/>
  </w:num>
  <w:num w:numId="25">
    <w:abstractNumId w:val="14"/>
  </w:num>
  <w:num w:numId="26">
    <w:abstractNumId w:val="17"/>
  </w:num>
  <w:num w:numId="27">
    <w:abstractNumId w:val="18"/>
  </w:num>
  <w:num w:numId="28">
    <w:abstractNumId w:val="13"/>
  </w:num>
  <w:num w:numId="29">
    <w:abstractNumId w:val="7"/>
  </w:num>
  <w:num w:numId="30">
    <w:abstractNumId w:val="15"/>
  </w:num>
  <w:num w:numId="31">
    <w:abstractNumId w:val="22"/>
  </w:num>
  <w:num w:numId="32">
    <w:abstractNumId w:val="27"/>
  </w:num>
  <w:num w:numId="33">
    <w:abstractNumId w:val="2"/>
  </w:num>
  <w:num w:numId="34">
    <w:abstractNumId w:val="0"/>
  </w:num>
  <w:num w:numId="35">
    <w:abstractNumId w:val="24"/>
  </w:num>
  <w:num w:numId="36">
    <w:abstractNumId w:val="5"/>
  </w:num>
  <w:num w:numId="37">
    <w:abstractNumId w:val="11"/>
  </w:num>
  <w:num w:numId="38">
    <w:abstractNumId w:val="4"/>
  </w:num>
  <w:num w:numId="39">
    <w:abstractNumId w:val="31"/>
  </w:num>
  <w:num w:numId="40">
    <w:abstractNumId w:val="19"/>
  </w:num>
  <w:num w:numId="4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Iannick Gagnon">
    <w15:presenceInfo w15:providerId="Windows Live" w15:userId="3cc6b261e68d47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mirrorMargins/>
  <w:proofState w:grammar="clean"/>
  <w:trackRevisions/>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CBA"/>
    <w:rsid w:val="000052E9"/>
    <w:rsid w:val="00013A9A"/>
    <w:rsid w:val="00025C85"/>
    <w:rsid w:val="000328AA"/>
    <w:rsid w:val="0003333C"/>
    <w:rsid w:val="00043AAA"/>
    <w:rsid w:val="00044321"/>
    <w:rsid w:val="00051394"/>
    <w:rsid w:val="00064146"/>
    <w:rsid w:val="00067D4A"/>
    <w:rsid w:val="00070540"/>
    <w:rsid w:val="0007114E"/>
    <w:rsid w:val="00074666"/>
    <w:rsid w:val="00086C53"/>
    <w:rsid w:val="00093D9F"/>
    <w:rsid w:val="00093DCA"/>
    <w:rsid w:val="000A4997"/>
    <w:rsid w:val="000B2C9A"/>
    <w:rsid w:val="000B4D57"/>
    <w:rsid w:val="000B5201"/>
    <w:rsid w:val="000C54FD"/>
    <w:rsid w:val="000D2651"/>
    <w:rsid w:val="000E5111"/>
    <w:rsid w:val="000E7B34"/>
    <w:rsid w:val="000F79FD"/>
    <w:rsid w:val="00104292"/>
    <w:rsid w:val="001077DA"/>
    <w:rsid w:val="00107D49"/>
    <w:rsid w:val="00113DA0"/>
    <w:rsid w:val="00115B55"/>
    <w:rsid w:val="001245A9"/>
    <w:rsid w:val="00125046"/>
    <w:rsid w:val="00136720"/>
    <w:rsid w:val="0016081C"/>
    <w:rsid w:val="001646D0"/>
    <w:rsid w:val="0016579A"/>
    <w:rsid w:val="0016798E"/>
    <w:rsid w:val="00175D74"/>
    <w:rsid w:val="001822AD"/>
    <w:rsid w:val="0018425F"/>
    <w:rsid w:val="00186A6B"/>
    <w:rsid w:val="0019064E"/>
    <w:rsid w:val="00193E7B"/>
    <w:rsid w:val="00196444"/>
    <w:rsid w:val="001A1BBD"/>
    <w:rsid w:val="001A41A1"/>
    <w:rsid w:val="001B16E5"/>
    <w:rsid w:val="001B2630"/>
    <w:rsid w:val="001B37EE"/>
    <w:rsid w:val="001B4020"/>
    <w:rsid w:val="001C10C4"/>
    <w:rsid w:val="001C2760"/>
    <w:rsid w:val="001C75A0"/>
    <w:rsid w:val="001D4B57"/>
    <w:rsid w:val="001D52E0"/>
    <w:rsid w:val="001F65C4"/>
    <w:rsid w:val="0020644B"/>
    <w:rsid w:val="00207A68"/>
    <w:rsid w:val="00213799"/>
    <w:rsid w:val="00223E85"/>
    <w:rsid w:val="00231FA6"/>
    <w:rsid w:val="002337F9"/>
    <w:rsid w:val="002405E1"/>
    <w:rsid w:val="00245A09"/>
    <w:rsid w:val="002505D7"/>
    <w:rsid w:val="002545C9"/>
    <w:rsid w:val="002570F8"/>
    <w:rsid w:val="00261954"/>
    <w:rsid w:val="002657EB"/>
    <w:rsid w:val="00267034"/>
    <w:rsid w:val="0027224D"/>
    <w:rsid w:val="00272446"/>
    <w:rsid w:val="002743D1"/>
    <w:rsid w:val="002815A5"/>
    <w:rsid w:val="00285F7F"/>
    <w:rsid w:val="00296767"/>
    <w:rsid w:val="002A1412"/>
    <w:rsid w:val="002B1601"/>
    <w:rsid w:val="002B634D"/>
    <w:rsid w:val="002C1593"/>
    <w:rsid w:val="002C3514"/>
    <w:rsid w:val="002C487E"/>
    <w:rsid w:val="002D0367"/>
    <w:rsid w:val="002D4A7E"/>
    <w:rsid w:val="002D5E41"/>
    <w:rsid w:val="002E08B8"/>
    <w:rsid w:val="002E2C5B"/>
    <w:rsid w:val="002E47E5"/>
    <w:rsid w:val="002F582C"/>
    <w:rsid w:val="002F5CC1"/>
    <w:rsid w:val="00301087"/>
    <w:rsid w:val="00302D1C"/>
    <w:rsid w:val="00305D48"/>
    <w:rsid w:val="003079F5"/>
    <w:rsid w:val="00312E42"/>
    <w:rsid w:val="00317FB1"/>
    <w:rsid w:val="00320B26"/>
    <w:rsid w:val="00324F69"/>
    <w:rsid w:val="00334062"/>
    <w:rsid w:val="00337FD5"/>
    <w:rsid w:val="00341FB4"/>
    <w:rsid w:val="00373BF6"/>
    <w:rsid w:val="00376210"/>
    <w:rsid w:val="00381B58"/>
    <w:rsid w:val="00386498"/>
    <w:rsid w:val="0039307B"/>
    <w:rsid w:val="00396948"/>
    <w:rsid w:val="003A115D"/>
    <w:rsid w:val="003B0EB0"/>
    <w:rsid w:val="003B347F"/>
    <w:rsid w:val="003B5ECE"/>
    <w:rsid w:val="003C0D51"/>
    <w:rsid w:val="003C343F"/>
    <w:rsid w:val="003C56D0"/>
    <w:rsid w:val="003E6066"/>
    <w:rsid w:val="003E72FE"/>
    <w:rsid w:val="003F0276"/>
    <w:rsid w:val="003F1CC6"/>
    <w:rsid w:val="00401B97"/>
    <w:rsid w:val="00405A33"/>
    <w:rsid w:val="00406518"/>
    <w:rsid w:val="00422C0C"/>
    <w:rsid w:val="004447E9"/>
    <w:rsid w:val="00450270"/>
    <w:rsid w:val="004507B0"/>
    <w:rsid w:val="004512A2"/>
    <w:rsid w:val="00454D82"/>
    <w:rsid w:val="00461B1C"/>
    <w:rsid w:val="00463216"/>
    <w:rsid w:val="0047143A"/>
    <w:rsid w:val="00476406"/>
    <w:rsid w:val="0048025A"/>
    <w:rsid w:val="00483B87"/>
    <w:rsid w:val="0049457D"/>
    <w:rsid w:val="004A0BAC"/>
    <w:rsid w:val="004A6F43"/>
    <w:rsid w:val="004C0C7B"/>
    <w:rsid w:val="004C4192"/>
    <w:rsid w:val="004D7E7E"/>
    <w:rsid w:val="004E34B5"/>
    <w:rsid w:val="004E68B1"/>
    <w:rsid w:val="004F0062"/>
    <w:rsid w:val="004F63D2"/>
    <w:rsid w:val="00507395"/>
    <w:rsid w:val="0051691A"/>
    <w:rsid w:val="00531B80"/>
    <w:rsid w:val="00532F8F"/>
    <w:rsid w:val="00536167"/>
    <w:rsid w:val="00536787"/>
    <w:rsid w:val="00540CC1"/>
    <w:rsid w:val="0054406A"/>
    <w:rsid w:val="0054428B"/>
    <w:rsid w:val="00547FF6"/>
    <w:rsid w:val="0055340C"/>
    <w:rsid w:val="00564F11"/>
    <w:rsid w:val="00573331"/>
    <w:rsid w:val="0057347A"/>
    <w:rsid w:val="0058468A"/>
    <w:rsid w:val="00584FFB"/>
    <w:rsid w:val="00592AD5"/>
    <w:rsid w:val="0059577F"/>
    <w:rsid w:val="005A54F1"/>
    <w:rsid w:val="005B681C"/>
    <w:rsid w:val="005B7E35"/>
    <w:rsid w:val="005D59D5"/>
    <w:rsid w:val="005E192B"/>
    <w:rsid w:val="005F0BB4"/>
    <w:rsid w:val="005F65FD"/>
    <w:rsid w:val="00605038"/>
    <w:rsid w:val="00614FA0"/>
    <w:rsid w:val="006165D5"/>
    <w:rsid w:val="0063462D"/>
    <w:rsid w:val="00642FDE"/>
    <w:rsid w:val="00656128"/>
    <w:rsid w:val="00660667"/>
    <w:rsid w:val="006674F4"/>
    <w:rsid w:val="00670B32"/>
    <w:rsid w:val="0068518E"/>
    <w:rsid w:val="00685414"/>
    <w:rsid w:val="006A0BF5"/>
    <w:rsid w:val="006A17A0"/>
    <w:rsid w:val="006B73DC"/>
    <w:rsid w:val="006C22CB"/>
    <w:rsid w:val="006C347C"/>
    <w:rsid w:val="006D0C35"/>
    <w:rsid w:val="006D0CF8"/>
    <w:rsid w:val="006D32DD"/>
    <w:rsid w:val="006D4693"/>
    <w:rsid w:val="006F277A"/>
    <w:rsid w:val="006F49D9"/>
    <w:rsid w:val="007006BA"/>
    <w:rsid w:val="007018C0"/>
    <w:rsid w:val="00702E23"/>
    <w:rsid w:val="007040D8"/>
    <w:rsid w:val="00704E50"/>
    <w:rsid w:val="00705201"/>
    <w:rsid w:val="00706354"/>
    <w:rsid w:val="007174CA"/>
    <w:rsid w:val="00722652"/>
    <w:rsid w:val="0072311B"/>
    <w:rsid w:val="00730151"/>
    <w:rsid w:val="007454E1"/>
    <w:rsid w:val="00753542"/>
    <w:rsid w:val="00757863"/>
    <w:rsid w:val="00761E09"/>
    <w:rsid w:val="00763CE1"/>
    <w:rsid w:val="007668CE"/>
    <w:rsid w:val="007679EE"/>
    <w:rsid w:val="007766B1"/>
    <w:rsid w:val="00783E4D"/>
    <w:rsid w:val="00795C05"/>
    <w:rsid w:val="007A7C47"/>
    <w:rsid w:val="007D2EAA"/>
    <w:rsid w:val="007D5790"/>
    <w:rsid w:val="007E3639"/>
    <w:rsid w:val="007E41E2"/>
    <w:rsid w:val="007E58F3"/>
    <w:rsid w:val="007F665A"/>
    <w:rsid w:val="007F6CB0"/>
    <w:rsid w:val="00802FF1"/>
    <w:rsid w:val="00815231"/>
    <w:rsid w:val="0082276E"/>
    <w:rsid w:val="00830780"/>
    <w:rsid w:val="00830BFD"/>
    <w:rsid w:val="00834864"/>
    <w:rsid w:val="00834F58"/>
    <w:rsid w:val="00842C9B"/>
    <w:rsid w:val="008514B5"/>
    <w:rsid w:val="008619A1"/>
    <w:rsid w:val="00862961"/>
    <w:rsid w:val="0086750E"/>
    <w:rsid w:val="008707FA"/>
    <w:rsid w:val="0087100B"/>
    <w:rsid w:val="008729CC"/>
    <w:rsid w:val="008731E7"/>
    <w:rsid w:val="00886D53"/>
    <w:rsid w:val="00891610"/>
    <w:rsid w:val="00893003"/>
    <w:rsid w:val="0089464E"/>
    <w:rsid w:val="008B0A8C"/>
    <w:rsid w:val="008B0D20"/>
    <w:rsid w:val="008B2846"/>
    <w:rsid w:val="008B69E2"/>
    <w:rsid w:val="008C60B8"/>
    <w:rsid w:val="008C7B0A"/>
    <w:rsid w:val="008E0B1D"/>
    <w:rsid w:val="008E0C7C"/>
    <w:rsid w:val="008F3B0B"/>
    <w:rsid w:val="009014D3"/>
    <w:rsid w:val="0090588A"/>
    <w:rsid w:val="009116AC"/>
    <w:rsid w:val="009129FB"/>
    <w:rsid w:val="00913372"/>
    <w:rsid w:val="00916CCB"/>
    <w:rsid w:val="00925363"/>
    <w:rsid w:val="0093175F"/>
    <w:rsid w:val="00932F6D"/>
    <w:rsid w:val="00932FBD"/>
    <w:rsid w:val="00935C2D"/>
    <w:rsid w:val="00945876"/>
    <w:rsid w:val="00947183"/>
    <w:rsid w:val="009507EF"/>
    <w:rsid w:val="0095392F"/>
    <w:rsid w:val="009551A7"/>
    <w:rsid w:val="00956B51"/>
    <w:rsid w:val="00960027"/>
    <w:rsid w:val="00963B69"/>
    <w:rsid w:val="009658B9"/>
    <w:rsid w:val="00965BA6"/>
    <w:rsid w:val="009736B3"/>
    <w:rsid w:val="0097386E"/>
    <w:rsid w:val="00990408"/>
    <w:rsid w:val="009911FB"/>
    <w:rsid w:val="009915D2"/>
    <w:rsid w:val="00991B1E"/>
    <w:rsid w:val="009A11A2"/>
    <w:rsid w:val="009A5C1F"/>
    <w:rsid w:val="009B05B3"/>
    <w:rsid w:val="009B347F"/>
    <w:rsid w:val="009C09C7"/>
    <w:rsid w:val="009C243C"/>
    <w:rsid w:val="009C28A7"/>
    <w:rsid w:val="009C6C7F"/>
    <w:rsid w:val="009C6FFC"/>
    <w:rsid w:val="009D168F"/>
    <w:rsid w:val="009D2DF0"/>
    <w:rsid w:val="009D3600"/>
    <w:rsid w:val="009D6D1E"/>
    <w:rsid w:val="009D7D85"/>
    <w:rsid w:val="009E3D74"/>
    <w:rsid w:val="009F48FE"/>
    <w:rsid w:val="00A04ACB"/>
    <w:rsid w:val="00A13E06"/>
    <w:rsid w:val="00A1495B"/>
    <w:rsid w:val="00A25E47"/>
    <w:rsid w:val="00A2660C"/>
    <w:rsid w:val="00A27133"/>
    <w:rsid w:val="00A41F3D"/>
    <w:rsid w:val="00A41F93"/>
    <w:rsid w:val="00A45A3F"/>
    <w:rsid w:val="00A462EC"/>
    <w:rsid w:val="00A51B57"/>
    <w:rsid w:val="00A51DCA"/>
    <w:rsid w:val="00A52840"/>
    <w:rsid w:val="00A614F0"/>
    <w:rsid w:val="00A674E8"/>
    <w:rsid w:val="00A72AF2"/>
    <w:rsid w:val="00A75562"/>
    <w:rsid w:val="00A9279D"/>
    <w:rsid w:val="00AA19D9"/>
    <w:rsid w:val="00AA25A9"/>
    <w:rsid w:val="00AA41DC"/>
    <w:rsid w:val="00AB1953"/>
    <w:rsid w:val="00AB1CBA"/>
    <w:rsid w:val="00AB26C0"/>
    <w:rsid w:val="00AB39EC"/>
    <w:rsid w:val="00AB5F1C"/>
    <w:rsid w:val="00AB77FC"/>
    <w:rsid w:val="00AC03B0"/>
    <w:rsid w:val="00AC4DB3"/>
    <w:rsid w:val="00AD0F4D"/>
    <w:rsid w:val="00AD625F"/>
    <w:rsid w:val="00AD64F9"/>
    <w:rsid w:val="00AE68D4"/>
    <w:rsid w:val="00AF0EED"/>
    <w:rsid w:val="00AF42EE"/>
    <w:rsid w:val="00AF6B98"/>
    <w:rsid w:val="00B03C01"/>
    <w:rsid w:val="00B16C81"/>
    <w:rsid w:val="00B17173"/>
    <w:rsid w:val="00B20EDD"/>
    <w:rsid w:val="00B213FA"/>
    <w:rsid w:val="00B23919"/>
    <w:rsid w:val="00B26E96"/>
    <w:rsid w:val="00B30C04"/>
    <w:rsid w:val="00B32D1D"/>
    <w:rsid w:val="00B46297"/>
    <w:rsid w:val="00B4730A"/>
    <w:rsid w:val="00B5283A"/>
    <w:rsid w:val="00B53273"/>
    <w:rsid w:val="00B56E6E"/>
    <w:rsid w:val="00B576CA"/>
    <w:rsid w:val="00B806C8"/>
    <w:rsid w:val="00B809C9"/>
    <w:rsid w:val="00B84E34"/>
    <w:rsid w:val="00BA701F"/>
    <w:rsid w:val="00BB64DA"/>
    <w:rsid w:val="00BC05C2"/>
    <w:rsid w:val="00BC285A"/>
    <w:rsid w:val="00BE13FF"/>
    <w:rsid w:val="00BE4FE6"/>
    <w:rsid w:val="00BF6BAF"/>
    <w:rsid w:val="00C104F7"/>
    <w:rsid w:val="00C119BC"/>
    <w:rsid w:val="00C13FFB"/>
    <w:rsid w:val="00C174C8"/>
    <w:rsid w:val="00C26914"/>
    <w:rsid w:val="00C32615"/>
    <w:rsid w:val="00C3436D"/>
    <w:rsid w:val="00C44098"/>
    <w:rsid w:val="00C50836"/>
    <w:rsid w:val="00C51D5A"/>
    <w:rsid w:val="00C52916"/>
    <w:rsid w:val="00C56190"/>
    <w:rsid w:val="00C56819"/>
    <w:rsid w:val="00C67CDE"/>
    <w:rsid w:val="00C75098"/>
    <w:rsid w:val="00C848C9"/>
    <w:rsid w:val="00C975E1"/>
    <w:rsid w:val="00CA0127"/>
    <w:rsid w:val="00CA508E"/>
    <w:rsid w:val="00CA73FA"/>
    <w:rsid w:val="00CB5C4B"/>
    <w:rsid w:val="00CC3B10"/>
    <w:rsid w:val="00CC6E8D"/>
    <w:rsid w:val="00CD0BE2"/>
    <w:rsid w:val="00CD1424"/>
    <w:rsid w:val="00CD30F8"/>
    <w:rsid w:val="00CD5F9E"/>
    <w:rsid w:val="00CE4313"/>
    <w:rsid w:val="00CE47E4"/>
    <w:rsid w:val="00CE502D"/>
    <w:rsid w:val="00CE5B4D"/>
    <w:rsid w:val="00D01FA4"/>
    <w:rsid w:val="00D11FE4"/>
    <w:rsid w:val="00D12BE4"/>
    <w:rsid w:val="00D24D3C"/>
    <w:rsid w:val="00D5188D"/>
    <w:rsid w:val="00D62FB4"/>
    <w:rsid w:val="00D670A5"/>
    <w:rsid w:val="00D67EDD"/>
    <w:rsid w:val="00D726AD"/>
    <w:rsid w:val="00D75A65"/>
    <w:rsid w:val="00D85D4A"/>
    <w:rsid w:val="00D87387"/>
    <w:rsid w:val="00D93602"/>
    <w:rsid w:val="00D9478A"/>
    <w:rsid w:val="00D9578C"/>
    <w:rsid w:val="00D97DEE"/>
    <w:rsid w:val="00DB0FEC"/>
    <w:rsid w:val="00DB13AD"/>
    <w:rsid w:val="00DB6CD4"/>
    <w:rsid w:val="00DB6EF6"/>
    <w:rsid w:val="00DC14C8"/>
    <w:rsid w:val="00DC3092"/>
    <w:rsid w:val="00DC4E35"/>
    <w:rsid w:val="00DC6F41"/>
    <w:rsid w:val="00DD4B6B"/>
    <w:rsid w:val="00DD7417"/>
    <w:rsid w:val="00DE31D7"/>
    <w:rsid w:val="00DE50C7"/>
    <w:rsid w:val="00DF1C15"/>
    <w:rsid w:val="00E0097A"/>
    <w:rsid w:val="00E064E3"/>
    <w:rsid w:val="00E06FE2"/>
    <w:rsid w:val="00E0746E"/>
    <w:rsid w:val="00E105B3"/>
    <w:rsid w:val="00E11729"/>
    <w:rsid w:val="00E1796B"/>
    <w:rsid w:val="00E17C65"/>
    <w:rsid w:val="00E242DA"/>
    <w:rsid w:val="00E300E1"/>
    <w:rsid w:val="00E338FA"/>
    <w:rsid w:val="00E34C12"/>
    <w:rsid w:val="00E354DF"/>
    <w:rsid w:val="00E35E20"/>
    <w:rsid w:val="00E36035"/>
    <w:rsid w:val="00E36A91"/>
    <w:rsid w:val="00E43A36"/>
    <w:rsid w:val="00E46792"/>
    <w:rsid w:val="00E516F6"/>
    <w:rsid w:val="00E55018"/>
    <w:rsid w:val="00E55C06"/>
    <w:rsid w:val="00E55F15"/>
    <w:rsid w:val="00E6374A"/>
    <w:rsid w:val="00E72F44"/>
    <w:rsid w:val="00E83EFC"/>
    <w:rsid w:val="00E84969"/>
    <w:rsid w:val="00E937BA"/>
    <w:rsid w:val="00EA00DB"/>
    <w:rsid w:val="00EA08F5"/>
    <w:rsid w:val="00EB60C3"/>
    <w:rsid w:val="00EC63D4"/>
    <w:rsid w:val="00ED7F00"/>
    <w:rsid w:val="00EE2454"/>
    <w:rsid w:val="00EE6D1A"/>
    <w:rsid w:val="00EF2B98"/>
    <w:rsid w:val="00EF3300"/>
    <w:rsid w:val="00EF4E75"/>
    <w:rsid w:val="00EF7D6E"/>
    <w:rsid w:val="00F1220C"/>
    <w:rsid w:val="00F15A4F"/>
    <w:rsid w:val="00F20EF2"/>
    <w:rsid w:val="00F25714"/>
    <w:rsid w:val="00F308EF"/>
    <w:rsid w:val="00F3370D"/>
    <w:rsid w:val="00F34C42"/>
    <w:rsid w:val="00F52A2E"/>
    <w:rsid w:val="00F56669"/>
    <w:rsid w:val="00F57C62"/>
    <w:rsid w:val="00F657AA"/>
    <w:rsid w:val="00F67EF9"/>
    <w:rsid w:val="00F701E6"/>
    <w:rsid w:val="00F7316F"/>
    <w:rsid w:val="00F74714"/>
    <w:rsid w:val="00F75FE2"/>
    <w:rsid w:val="00F80323"/>
    <w:rsid w:val="00F80C75"/>
    <w:rsid w:val="00F83D7B"/>
    <w:rsid w:val="00F94CBA"/>
    <w:rsid w:val="00F977EE"/>
    <w:rsid w:val="00FA0F0A"/>
    <w:rsid w:val="00FA1CDF"/>
    <w:rsid w:val="00FA216E"/>
    <w:rsid w:val="00FA3681"/>
    <w:rsid w:val="00FA776D"/>
    <w:rsid w:val="00FB08EA"/>
    <w:rsid w:val="00FB713F"/>
    <w:rsid w:val="00FB7A3F"/>
    <w:rsid w:val="00FD5BD6"/>
    <w:rsid w:val="00FD71E9"/>
    <w:rsid w:val="00FE092A"/>
    <w:rsid w:val="00FE25C8"/>
    <w:rsid w:val="00FE7F06"/>
    <w:rsid w:val="00FF4984"/>
    <w:rsid w:val="00FF50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1DBED"/>
  <w15:docId w15:val="{72147DD4-CD66-438E-AB92-8F8211C3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fr-CA" w:eastAsia="fr-CA"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FB4"/>
    <w:pPr>
      <w:widowControl/>
      <w:overflowPunct w:val="0"/>
      <w:spacing w:line="360" w:lineRule="auto"/>
      <w:ind w:firstLine="720"/>
      <w:jc w:val="both"/>
    </w:pPr>
    <w:rPr>
      <w:rFonts w:eastAsia="Times New Roman"/>
      <w:sz w:val="24"/>
      <w:szCs w:val="24"/>
      <w:lang w:val="en-US" w:eastAsia="fr-FR"/>
    </w:rPr>
  </w:style>
  <w:style w:type="paragraph" w:styleId="Heading1">
    <w:name w:val="heading 1"/>
    <w:basedOn w:val="Standard"/>
    <w:next w:val="Standard"/>
    <w:uiPriority w:val="9"/>
    <w:qFormat/>
    <w:rsid w:val="00A52840"/>
    <w:pPr>
      <w:keepNext/>
      <w:numPr>
        <w:numId w:val="38"/>
      </w:numPr>
      <w:tabs>
        <w:tab w:val="center" w:pos="3544"/>
        <w:tab w:val="right" w:pos="8998"/>
      </w:tabs>
      <w:jc w:val="center"/>
      <w:outlineLvl w:val="0"/>
    </w:pPr>
    <w:rPr>
      <w:b/>
      <w:bCs/>
      <w:kern w:val="3"/>
    </w:rPr>
  </w:style>
  <w:style w:type="paragraph" w:styleId="Heading2">
    <w:name w:val="heading 2"/>
    <w:basedOn w:val="Standard"/>
    <w:next w:val="Standard"/>
    <w:uiPriority w:val="9"/>
    <w:unhideWhenUsed/>
    <w:qFormat/>
    <w:rsid w:val="00D93602"/>
    <w:pPr>
      <w:keepNext/>
      <w:numPr>
        <w:ilvl w:val="1"/>
        <w:numId w:val="38"/>
      </w:numPr>
      <w:tabs>
        <w:tab w:val="right" w:pos="8998"/>
      </w:tabs>
      <w:jc w:val="left"/>
      <w:outlineLvl w:val="1"/>
    </w:pPr>
    <w:rPr>
      <w:rFonts w:cs="Arial"/>
      <w:b/>
      <w:bCs/>
      <w:iCs/>
      <w:szCs w:val="28"/>
    </w:rPr>
  </w:style>
  <w:style w:type="paragraph" w:styleId="Heading3">
    <w:name w:val="heading 3"/>
    <w:basedOn w:val="Standard"/>
    <w:next w:val="Standard"/>
    <w:uiPriority w:val="9"/>
    <w:unhideWhenUsed/>
    <w:qFormat/>
    <w:pPr>
      <w:keepNext/>
      <w:spacing w:after="480" w:line="240" w:lineRule="auto"/>
      <w:jc w:val="left"/>
      <w:outlineLvl w:val="2"/>
    </w:pPr>
    <w:rPr>
      <w:rFonts w:cs="Arial"/>
      <w:b/>
      <w:bCs/>
      <w:szCs w:val="26"/>
    </w:rPr>
  </w:style>
  <w:style w:type="paragraph" w:styleId="Heading4">
    <w:name w:val="heading 4"/>
    <w:basedOn w:val="Standard"/>
    <w:next w:val="Standard"/>
    <w:uiPriority w:val="9"/>
    <w:semiHidden/>
    <w:unhideWhenUsed/>
    <w:qFormat/>
    <w:pPr>
      <w:keepNext/>
      <w:keepLines/>
      <w:spacing w:after="480" w:line="240" w:lineRule="auto"/>
      <w:jc w:val="left"/>
      <w:outlineLvl w:val="3"/>
    </w:pPr>
    <w:rPr>
      <w:b/>
      <w:bCs/>
      <w:iCs/>
    </w:rPr>
  </w:style>
  <w:style w:type="paragraph" w:styleId="Heading5">
    <w:name w:val="heading 5"/>
    <w:basedOn w:val="Standard"/>
    <w:next w:val="Standard"/>
    <w:uiPriority w:val="9"/>
    <w:semiHidden/>
    <w:unhideWhenUsed/>
    <w:qFormat/>
    <w:pPr>
      <w:keepNext/>
      <w:keepLines/>
      <w:spacing w:after="480" w:line="240" w:lineRule="auto"/>
      <w:jc w:val="center"/>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overflowPunct w:val="0"/>
      <w:spacing w:line="360" w:lineRule="auto"/>
      <w:jc w:val="both"/>
    </w:pPr>
    <w:rPr>
      <w:rFonts w:eastAsia="Times New Roman"/>
      <w:sz w:val="24"/>
      <w:szCs w:val="24"/>
      <w:lang w:val="en-US" w:eastAsia="fr-FR"/>
    </w:rPr>
  </w:style>
  <w:style w:type="paragraph" w:customStyle="1" w:styleId="Heading">
    <w:name w:val="Heading"/>
    <w:basedOn w:val="Standard"/>
    <w:next w:val="Textbody"/>
    <w:pPr>
      <w:keepNext/>
      <w:spacing w:before="240" w:after="120"/>
    </w:pPr>
    <w:rPr>
      <w:rFonts w:ascii="Liberation Sans" w:eastAsia="Noto Sans CJK SC" w:hAnsi="Liberation Sans" w:cs="Droid Sans Devanagari"/>
      <w:sz w:val="28"/>
      <w:szCs w:val="28"/>
    </w:rPr>
  </w:style>
  <w:style w:type="paragraph" w:customStyle="1" w:styleId="Textbody">
    <w:name w:val="Text body"/>
    <w:basedOn w:val="Standard"/>
    <w:pPr>
      <w:spacing w:after="140" w:line="276" w:lineRule="auto"/>
    </w:pPr>
  </w:style>
  <w:style w:type="paragraph" w:styleId="List">
    <w:name w:val="List"/>
    <w:basedOn w:val="Textbody"/>
    <w:rPr>
      <w:rFonts w:cs="Droid Sans Devanagari"/>
    </w:rPr>
  </w:style>
  <w:style w:type="paragraph" w:styleId="Caption">
    <w:name w:val="caption"/>
    <w:basedOn w:val="Standard"/>
    <w:next w:val="Standard"/>
    <w:pPr>
      <w:spacing w:before="120" w:after="120" w:line="240" w:lineRule="auto"/>
      <w:jc w:val="left"/>
    </w:pPr>
    <w:rPr>
      <w:bCs/>
      <w:szCs w:val="20"/>
    </w:rPr>
  </w:style>
  <w:style w:type="paragraph" w:customStyle="1" w:styleId="Index">
    <w:name w:val="Index"/>
    <w:basedOn w:val="Standard"/>
    <w:pPr>
      <w:suppressLineNumbers/>
    </w:pPr>
    <w:rPr>
      <w:rFonts w:cs="Droid Sans Devanagari"/>
    </w:rPr>
  </w:style>
  <w:style w:type="paragraph" w:customStyle="1" w:styleId="Contents1">
    <w:name w:val="Contents 1"/>
    <w:basedOn w:val="Standard"/>
    <w:next w:val="Standard"/>
    <w:autoRedefine/>
    <w:pPr>
      <w:tabs>
        <w:tab w:val="right" w:leader="dot" w:pos="10800"/>
      </w:tabs>
      <w:spacing w:line="240" w:lineRule="auto"/>
      <w:ind w:left="1800" w:hanging="1800"/>
      <w:jc w:val="left"/>
    </w:pPr>
  </w:style>
  <w:style w:type="paragraph" w:customStyle="1" w:styleId="HeaderandFooter">
    <w:name w:val="Header and Footer"/>
    <w:basedOn w:val="Standard"/>
  </w:style>
  <w:style w:type="paragraph" w:styleId="Header">
    <w:name w:val="header"/>
    <w:basedOn w:val="Standard"/>
    <w:uiPriority w:val="99"/>
    <w:pPr>
      <w:tabs>
        <w:tab w:val="center" w:pos="4536"/>
        <w:tab w:val="right" w:pos="9072"/>
      </w:tabs>
    </w:pPr>
  </w:style>
  <w:style w:type="paragraph" w:customStyle="1" w:styleId="TITRETS">
    <w:name w:val="TITRE ÉTS"/>
    <w:basedOn w:val="Standard"/>
    <w:next w:val="Standard"/>
    <w:pPr>
      <w:jc w:val="center"/>
    </w:pPr>
    <w:rPr>
      <w:b/>
      <w:bCs/>
      <w:caps/>
    </w:rPr>
  </w:style>
  <w:style w:type="paragraph" w:customStyle="1" w:styleId="Contents2">
    <w:name w:val="Contents 2"/>
    <w:basedOn w:val="Standard"/>
    <w:next w:val="Standard"/>
    <w:autoRedefine/>
    <w:pPr>
      <w:tabs>
        <w:tab w:val="right" w:leader="dot" w:pos="9000"/>
      </w:tabs>
      <w:spacing w:line="240" w:lineRule="auto"/>
      <w:ind w:hanging="720"/>
      <w:jc w:val="left"/>
    </w:pPr>
  </w:style>
  <w:style w:type="paragraph" w:customStyle="1" w:styleId="Contents5">
    <w:name w:val="Contents 5"/>
    <w:basedOn w:val="Standard"/>
    <w:next w:val="Standard"/>
    <w:autoRedefine/>
    <w:pPr>
      <w:tabs>
        <w:tab w:val="right" w:leader="dot" w:pos="10560"/>
      </w:tabs>
      <w:spacing w:before="240" w:line="240" w:lineRule="auto"/>
      <w:ind w:left="1560" w:hanging="1560"/>
      <w:jc w:val="left"/>
    </w:pPr>
  </w:style>
  <w:style w:type="paragraph" w:customStyle="1" w:styleId="Contents6">
    <w:name w:val="Contents 6"/>
    <w:basedOn w:val="Standard"/>
    <w:next w:val="Standard"/>
    <w:autoRedefine/>
    <w:pPr>
      <w:tabs>
        <w:tab w:val="right" w:leader="dot" w:pos="9000"/>
      </w:tabs>
      <w:spacing w:before="240" w:line="240" w:lineRule="auto"/>
      <w:jc w:val="left"/>
    </w:pPr>
  </w:style>
  <w:style w:type="paragraph" w:styleId="Title">
    <w:name w:val="Title"/>
    <w:basedOn w:val="Standard"/>
    <w:uiPriority w:val="10"/>
    <w:qFormat/>
    <w:pPr>
      <w:spacing w:line="720" w:lineRule="auto"/>
      <w:jc w:val="center"/>
      <w:outlineLvl w:val="0"/>
    </w:pPr>
    <w:rPr>
      <w:rFonts w:cs="Arial"/>
      <w:b/>
      <w:bCs/>
      <w:kern w:val="3"/>
      <w:szCs w:val="32"/>
    </w:rPr>
  </w:style>
  <w:style w:type="paragraph" w:styleId="CommentSubject">
    <w:name w:val="annotation subject"/>
    <w:basedOn w:val="CommentText"/>
    <w:next w:val="CommentText"/>
    <w:pPr>
      <w:spacing w:line="240" w:lineRule="auto"/>
    </w:pPr>
    <w:rPr>
      <w:b/>
      <w:bCs/>
    </w:rPr>
  </w:style>
  <w:style w:type="paragraph" w:styleId="TableofFigures">
    <w:name w:val="table of figures"/>
    <w:basedOn w:val="Standard"/>
    <w:next w:val="Standard"/>
    <w:autoRedefine/>
    <w:uiPriority w:val="99"/>
    <w:qFormat/>
    <w:rsid w:val="00373BF6"/>
    <w:pPr>
      <w:spacing w:before="120" w:after="120"/>
      <w:ind w:left="480" w:hanging="480"/>
      <w:jc w:val="left"/>
    </w:pPr>
    <w:rPr>
      <w:rFonts w:cstheme="minorHAnsi"/>
      <w:bCs/>
      <w:szCs w:val="20"/>
    </w:rPr>
  </w:style>
  <w:style w:type="paragraph" w:styleId="CommentText">
    <w:name w:val="annotation text"/>
    <w:basedOn w:val="Standard"/>
    <w:rPr>
      <w:sz w:val="20"/>
      <w:szCs w:val="20"/>
    </w:rPr>
  </w:style>
  <w:style w:type="paragraph" w:styleId="BalloonText">
    <w:name w:val="Balloon Text"/>
    <w:basedOn w:val="Standard"/>
    <w:pPr>
      <w:spacing w:line="240" w:lineRule="auto"/>
    </w:pPr>
    <w:rPr>
      <w:rFonts w:ascii="Tahoma" w:eastAsia="Tahoma" w:hAnsi="Tahoma" w:cs="Tahoma"/>
      <w:sz w:val="16"/>
      <w:szCs w:val="16"/>
    </w:rPr>
  </w:style>
  <w:style w:type="paragraph" w:customStyle="1" w:styleId="Contents3">
    <w:name w:val="Contents 3"/>
    <w:basedOn w:val="Standard"/>
    <w:next w:val="Standard"/>
    <w:autoRedefine/>
    <w:pPr>
      <w:tabs>
        <w:tab w:val="left" w:pos="3600"/>
        <w:tab w:val="right" w:leader="dot" w:pos="10790"/>
      </w:tabs>
      <w:spacing w:line="240" w:lineRule="auto"/>
      <w:ind w:left="1800" w:hanging="1091"/>
      <w:jc w:val="left"/>
    </w:pPr>
  </w:style>
  <w:style w:type="paragraph" w:styleId="Quote">
    <w:name w:val="Quote"/>
    <w:basedOn w:val="Standard"/>
    <w:next w:val="Standard"/>
    <w:pPr>
      <w:spacing w:line="240" w:lineRule="auto"/>
      <w:ind w:left="1440" w:right="1440"/>
    </w:pPr>
    <w:rPr>
      <w:iCs/>
      <w:color w:val="000000"/>
    </w:rPr>
  </w:style>
  <w:style w:type="paragraph" w:styleId="ListNumber">
    <w:name w:val="List Number"/>
    <w:basedOn w:val="Standard"/>
    <w:pPr>
      <w:tabs>
        <w:tab w:val="left" w:pos="720"/>
      </w:tabs>
      <w:spacing w:line="240" w:lineRule="auto"/>
      <w:ind w:left="360"/>
    </w:pPr>
  </w:style>
  <w:style w:type="paragraph" w:styleId="ListNumber2">
    <w:name w:val="List Number 2"/>
    <w:basedOn w:val="Standard"/>
  </w:style>
  <w:style w:type="paragraph" w:styleId="ListNumber3">
    <w:name w:val="List Number 3"/>
    <w:basedOn w:val="Standard"/>
  </w:style>
  <w:style w:type="paragraph" w:styleId="ListNumber4">
    <w:name w:val="List Number 4"/>
    <w:basedOn w:val="Standard"/>
  </w:style>
  <w:style w:type="paragraph" w:styleId="ListNumber5">
    <w:name w:val="List Number 5"/>
    <w:basedOn w:val="Standard"/>
  </w:style>
  <w:style w:type="paragraph" w:customStyle="1" w:styleId="Listenum">
    <w:name w:val="Liste num."/>
    <w:basedOn w:val="ListNumber"/>
  </w:style>
  <w:style w:type="paragraph" w:styleId="ListParagraph">
    <w:name w:val="List Paragraph"/>
    <w:basedOn w:val="Standard"/>
    <w:pPr>
      <w:ind w:left="720"/>
    </w:pPr>
  </w:style>
  <w:style w:type="paragraph" w:styleId="ListBullet">
    <w:name w:val="List Bullet"/>
    <w:basedOn w:val="Standard"/>
  </w:style>
  <w:style w:type="paragraph" w:styleId="ListBullet2">
    <w:name w:val="List Bullet 2"/>
    <w:basedOn w:val="Standard"/>
  </w:style>
  <w:style w:type="paragraph" w:styleId="ListBullet3">
    <w:name w:val="List Bullet 3"/>
    <w:basedOn w:val="Standard"/>
  </w:style>
  <w:style w:type="paragraph" w:customStyle="1" w:styleId="Listepuce">
    <w:name w:val="Liste puce"/>
    <w:basedOn w:val="ListBullet"/>
  </w:style>
  <w:style w:type="paragraph" w:customStyle="1" w:styleId="Contents4">
    <w:name w:val="Contents 4"/>
    <w:basedOn w:val="Standard"/>
    <w:next w:val="Standard"/>
    <w:autoRedefine/>
    <w:pPr>
      <w:tabs>
        <w:tab w:val="left" w:pos="5400"/>
        <w:tab w:val="right" w:leader="dot" w:pos="11690"/>
      </w:tabs>
      <w:spacing w:line="240" w:lineRule="auto"/>
      <w:ind w:left="2700" w:hanging="900"/>
      <w:jc w:val="left"/>
    </w:pPr>
  </w:style>
  <w:style w:type="paragraph" w:styleId="Revision">
    <w:name w:val="Revision"/>
    <w:pPr>
      <w:widowControl/>
      <w:overflowPunct w:val="0"/>
    </w:pPr>
    <w:rPr>
      <w:rFonts w:eastAsia="Times New Roman"/>
      <w:sz w:val="24"/>
      <w:szCs w:val="24"/>
      <w:lang w:eastAsia="fr-FR"/>
    </w:rPr>
  </w:style>
  <w:style w:type="paragraph" w:styleId="DocumentMap">
    <w:name w:val="Document Map"/>
    <w:basedOn w:val="Standard"/>
    <w:pPr>
      <w:spacing w:line="240" w:lineRule="auto"/>
    </w:pPr>
    <w:rPr>
      <w:rFonts w:ascii="Tahoma" w:eastAsia="Tahoma" w:hAnsi="Tahoma" w:cs="Tahoma"/>
      <w:sz w:val="16"/>
      <w:szCs w:val="16"/>
    </w:rPr>
  </w:style>
  <w:style w:type="paragraph" w:styleId="Footer">
    <w:name w:val="footer"/>
    <w:basedOn w:val="Standard"/>
    <w:pPr>
      <w:tabs>
        <w:tab w:val="center" w:pos="4320"/>
        <w:tab w:val="right" w:pos="8640"/>
      </w:tabs>
    </w:pPr>
  </w:style>
  <w:style w:type="paragraph" w:customStyle="1" w:styleId="Introtitre2">
    <w:name w:val="Intro titre 2"/>
    <w:basedOn w:val="Standard"/>
    <w:next w:val="Standard"/>
    <w:autoRedefine/>
    <w:pPr>
      <w:spacing w:after="480" w:line="240" w:lineRule="auto"/>
    </w:pPr>
    <w:rPr>
      <w:b/>
    </w:rPr>
  </w:style>
  <w:style w:type="paragraph" w:customStyle="1" w:styleId="Introtitre3">
    <w:name w:val="Intro titre 3"/>
    <w:basedOn w:val="Standard"/>
    <w:next w:val="Standard"/>
    <w:autoRedefine/>
    <w:pPr>
      <w:spacing w:after="480" w:line="240" w:lineRule="auto"/>
    </w:pPr>
    <w:rPr>
      <w:b/>
    </w:rPr>
  </w:style>
  <w:style w:type="paragraph" w:customStyle="1" w:styleId="Introtitre4">
    <w:name w:val="Intro titre 4"/>
    <w:basedOn w:val="Standard"/>
    <w:pPr>
      <w:spacing w:after="480" w:line="240" w:lineRule="auto"/>
    </w:pPr>
    <w:rPr>
      <w:b/>
    </w:rPr>
  </w:style>
  <w:style w:type="paragraph" w:customStyle="1" w:styleId="Headerleft">
    <w:name w:val="Header left"/>
    <w:basedOn w:val="Heade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Subtitle">
    <w:name w:val="Subtitle"/>
    <w:basedOn w:val="Heading"/>
    <w:next w:val="Textbody"/>
    <w:uiPriority w:val="11"/>
    <w:qFormat/>
    <w:pPr>
      <w:spacing w:before="60"/>
      <w:jc w:val="center"/>
    </w:pPr>
    <w:rPr>
      <w:sz w:val="36"/>
      <w:szCs w:val="36"/>
    </w:rPr>
  </w:style>
  <w:style w:type="paragraph" w:styleId="TOAHeading">
    <w:name w:val="toa heading"/>
    <w:basedOn w:val="Heading"/>
    <w:pPr>
      <w:suppressLineNumbers/>
    </w:pPr>
    <w:rPr>
      <w:b/>
      <w:bCs/>
      <w:sz w:val="32"/>
      <w:szCs w:val="32"/>
    </w:rPr>
  </w:style>
  <w:style w:type="paragraph" w:customStyle="1" w:styleId="Tableindexheading">
    <w:name w:val="Table index heading"/>
    <w:basedOn w:val="Heading"/>
    <w:pPr>
      <w:suppressLineNumbers/>
    </w:pPr>
    <w:rPr>
      <w:b/>
      <w:bCs/>
      <w:sz w:val="24"/>
      <w:szCs w:val="24"/>
    </w:rPr>
  </w:style>
  <w:style w:type="paragraph" w:customStyle="1" w:styleId="FigureIndexHeading">
    <w:name w:val="Figure Index Heading"/>
    <w:basedOn w:val="Heading"/>
    <w:pPr>
      <w:suppressLineNumbers/>
    </w:pPr>
    <w:rPr>
      <w:b/>
      <w:bCs/>
      <w:sz w:val="32"/>
      <w:szCs w:val="32"/>
    </w:rPr>
  </w:style>
  <w:style w:type="paragraph" w:customStyle="1" w:styleId="Bibliography1">
    <w:name w:val="Bibliography 1"/>
    <w:basedOn w:val="Index"/>
    <w:pPr>
      <w:spacing w:line="480" w:lineRule="atLeast"/>
      <w:ind w:left="720" w:hanging="720"/>
    </w:pPr>
  </w:style>
  <w:style w:type="paragraph" w:customStyle="1" w:styleId="Figure">
    <w:name w:val="Figure"/>
    <w:basedOn w:val="Caption"/>
  </w:style>
  <w:style w:type="paragraph" w:customStyle="1" w:styleId="Framecontents">
    <w:name w:val="Frame contents"/>
    <w:basedOn w:val="Standard"/>
  </w:style>
  <w:style w:type="paragraph" w:customStyle="1" w:styleId="Equation">
    <w:name w:val="Equation"/>
    <w:basedOn w:val="Caption"/>
  </w:style>
  <w:style w:type="paragraph" w:customStyle="1" w:styleId="FigureIndex1">
    <w:name w:val="Figure Index 1"/>
    <w:basedOn w:val="Index"/>
    <w:pPr>
      <w:tabs>
        <w:tab w:val="right" w:leader="dot" w:pos="10297"/>
      </w:tabs>
    </w:pPr>
  </w:style>
  <w:style w:type="paragraph" w:customStyle="1" w:styleId="Table">
    <w:name w:val="Table"/>
    <w:basedOn w:val="Caption"/>
  </w:style>
  <w:style w:type="paragraph" w:customStyle="1" w:styleId="ContentsHeading">
    <w:name w:val="Contents Heading"/>
    <w:basedOn w:val="Heading"/>
    <w:pPr>
      <w:suppressLineNumbers/>
    </w:pPr>
    <w:rPr>
      <w:b/>
      <w:bCs/>
      <w:sz w:val="32"/>
      <w:szCs w:val="32"/>
    </w:rPr>
  </w:style>
  <w:style w:type="paragraph" w:customStyle="1" w:styleId="Tableindex1">
    <w:name w:val="Table index 1"/>
    <w:basedOn w:val="Index"/>
    <w:pPr>
      <w:tabs>
        <w:tab w:val="right" w:leader="dot" w:pos="10297"/>
      </w:tabs>
    </w:pPr>
  </w:style>
  <w:style w:type="character" w:customStyle="1" w:styleId="Heading1Char">
    <w:name w:val="Heading 1 Char"/>
    <w:rPr>
      <w:rFonts w:eastAsia="Times New Roman"/>
      <w:b/>
      <w:bCs/>
      <w:kern w:val="3"/>
      <w:sz w:val="24"/>
      <w:szCs w:val="24"/>
      <w:lang w:val="en-US" w:eastAsia="fr-FR"/>
    </w:rPr>
  </w:style>
  <w:style w:type="character" w:customStyle="1" w:styleId="Heading3Char">
    <w:name w:val="Heading 3 Char"/>
    <w:rPr>
      <w:rFonts w:eastAsia="Times New Roman" w:cs="Arial"/>
      <w:b/>
      <w:bCs/>
      <w:sz w:val="24"/>
      <w:szCs w:val="26"/>
      <w:lang w:val="en-US" w:eastAsia="fr-FR"/>
    </w:rPr>
  </w:style>
  <w:style w:type="character" w:customStyle="1" w:styleId="Heading2Char">
    <w:name w:val="Heading 2 Char"/>
    <w:rPr>
      <w:rFonts w:eastAsia="Times New Roman" w:cs="Arial"/>
      <w:b/>
      <w:bCs/>
      <w:iCs/>
      <w:sz w:val="24"/>
      <w:szCs w:val="28"/>
      <w:lang w:val="en-US" w:eastAsia="fr-FR"/>
    </w:rPr>
  </w:style>
  <w:style w:type="character" w:styleId="IntenseReference">
    <w:name w:val="Intense Reference"/>
    <w:rPr>
      <w:b/>
      <w:bCs/>
      <w:smallCaps/>
      <w:color w:val="C0504D"/>
      <w:spacing w:val="5"/>
      <w:u w:val="single"/>
    </w:rPr>
  </w:style>
  <w:style w:type="character" w:customStyle="1" w:styleId="HeaderChar">
    <w:name w:val="Header Char"/>
    <w:uiPriority w:val="99"/>
    <w:rPr>
      <w:rFonts w:eastAsia="Times New Roman"/>
      <w:sz w:val="24"/>
      <w:szCs w:val="24"/>
      <w:lang w:eastAsia="fr-FR"/>
    </w:rPr>
  </w:style>
  <w:style w:type="character" w:customStyle="1" w:styleId="Internetlink">
    <w:name w:val="Internet link"/>
    <w:rPr>
      <w:color w:val="0000FF"/>
      <w:u w:val="single"/>
    </w:rPr>
  </w:style>
  <w:style w:type="character" w:styleId="PageNumber">
    <w:name w:val="page number"/>
    <w:basedOn w:val="DefaultParagraphFont"/>
  </w:style>
  <w:style w:type="character" w:customStyle="1" w:styleId="TITRETSCar">
    <w:name w:val="TITRE ÉTS Car"/>
    <w:rPr>
      <w:rFonts w:eastAsia="Times New Roman"/>
      <w:b/>
      <w:bCs/>
      <w:caps/>
      <w:sz w:val="24"/>
      <w:szCs w:val="24"/>
      <w:lang w:eastAsia="fr-FR"/>
    </w:rPr>
  </w:style>
  <w:style w:type="character" w:customStyle="1" w:styleId="TitleChar">
    <w:name w:val="Title Char"/>
    <w:rPr>
      <w:rFonts w:eastAsia="Times New Roman" w:cs="Arial"/>
      <w:b/>
      <w:bCs/>
      <w:kern w:val="3"/>
      <w:sz w:val="24"/>
      <w:szCs w:val="32"/>
      <w:lang w:eastAsia="fr-FR"/>
    </w:rPr>
  </w:style>
  <w:style w:type="character" w:styleId="CommentReference">
    <w:name w:val="annotation reference"/>
    <w:qFormat/>
    <w:rPr>
      <w:sz w:val="16"/>
      <w:szCs w:val="16"/>
    </w:rPr>
  </w:style>
  <w:style w:type="character" w:customStyle="1" w:styleId="CommentTextChar">
    <w:name w:val="Comment Text Char"/>
    <w:rPr>
      <w:rFonts w:eastAsia="Times New Roman"/>
      <w:lang w:eastAsia="fr-FR"/>
    </w:rPr>
  </w:style>
  <w:style w:type="character" w:customStyle="1" w:styleId="BalloonTextChar">
    <w:name w:val="Balloon Text Char"/>
    <w:rPr>
      <w:rFonts w:ascii="Tahoma" w:eastAsia="Times New Roman" w:hAnsi="Tahoma" w:cs="Tahoma"/>
      <w:sz w:val="16"/>
      <w:szCs w:val="16"/>
      <w:lang w:eastAsia="fr-FR"/>
    </w:rPr>
  </w:style>
  <w:style w:type="character" w:customStyle="1" w:styleId="Heading5Char">
    <w:name w:val="Heading 5 Char"/>
    <w:rPr>
      <w:rFonts w:eastAsia="Times New Roman"/>
      <w:b/>
      <w:sz w:val="24"/>
      <w:szCs w:val="24"/>
      <w:lang w:val="en-US" w:eastAsia="fr-FR"/>
    </w:rPr>
  </w:style>
  <w:style w:type="character" w:customStyle="1" w:styleId="Heading4Char">
    <w:name w:val="Heading 4 Char"/>
    <w:rPr>
      <w:rFonts w:eastAsia="Times New Roman"/>
      <w:b/>
      <w:bCs/>
      <w:iCs/>
      <w:sz w:val="24"/>
      <w:szCs w:val="24"/>
      <w:lang w:val="en-US" w:eastAsia="fr-FR"/>
    </w:rPr>
  </w:style>
  <w:style w:type="character" w:customStyle="1" w:styleId="CommentSubjectChar">
    <w:name w:val="Comment Subject Char"/>
    <w:rPr>
      <w:rFonts w:eastAsia="Times New Roman"/>
      <w:b/>
      <w:bCs/>
      <w:lang w:eastAsia="fr-FR"/>
    </w:rPr>
  </w:style>
  <w:style w:type="character" w:customStyle="1" w:styleId="QuoteChar">
    <w:name w:val="Quote Char"/>
    <w:rPr>
      <w:rFonts w:eastAsia="Times New Roman"/>
      <w:iCs/>
      <w:color w:val="000000"/>
      <w:sz w:val="24"/>
      <w:szCs w:val="24"/>
      <w:lang w:eastAsia="fr-FR"/>
    </w:rPr>
  </w:style>
  <w:style w:type="character" w:customStyle="1" w:styleId="ListNumberChar">
    <w:name w:val="List Number Char"/>
    <w:rPr>
      <w:rFonts w:eastAsia="Times New Roman"/>
      <w:sz w:val="24"/>
      <w:szCs w:val="24"/>
      <w:lang w:val="en-US" w:eastAsia="fr-FR"/>
    </w:rPr>
  </w:style>
  <w:style w:type="character" w:customStyle="1" w:styleId="ListenumCar">
    <w:name w:val="Liste num. Car"/>
    <w:rPr>
      <w:rFonts w:eastAsia="Times New Roman"/>
      <w:sz w:val="24"/>
      <w:szCs w:val="24"/>
      <w:lang w:val="en-US" w:eastAsia="fr-FR"/>
    </w:rPr>
  </w:style>
  <w:style w:type="character" w:customStyle="1" w:styleId="ListBulletChar">
    <w:name w:val="List Bullet Char"/>
    <w:rPr>
      <w:rFonts w:eastAsia="Times New Roman"/>
      <w:sz w:val="24"/>
      <w:szCs w:val="24"/>
      <w:lang w:val="en-US" w:eastAsia="fr-FR"/>
    </w:rPr>
  </w:style>
  <w:style w:type="character" w:customStyle="1" w:styleId="ListepuceCar">
    <w:name w:val="Liste puce Car"/>
    <w:rPr>
      <w:rFonts w:eastAsia="Times New Roman"/>
      <w:sz w:val="24"/>
      <w:szCs w:val="24"/>
      <w:lang w:val="en-US" w:eastAsia="fr-FR"/>
    </w:rPr>
  </w:style>
  <w:style w:type="character" w:styleId="FollowedHyperlink">
    <w:name w:val="FollowedHyperlink"/>
    <w:rPr>
      <w:color w:val="800080"/>
      <w:u w:val="single"/>
    </w:rPr>
  </w:style>
  <w:style w:type="character" w:customStyle="1" w:styleId="DocumentMapChar">
    <w:name w:val="Document Map Char"/>
    <w:rPr>
      <w:rFonts w:ascii="Tahoma" w:eastAsia="Times New Roman" w:hAnsi="Tahoma" w:cs="Tahoma"/>
      <w:sz w:val="16"/>
      <w:szCs w:val="16"/>
      <w:lang w:eastAsia="fr-FR"/>
    </w:rPr>
  </w:style>
  <w:style w:type="character" w:customStyle="1" w:styleId="FooterChar">
    <w:name w:val="Footer Char"/>
    <w:rPr>
      <w:rFonts w:eastAsia="Times New Roman"/>
      <w:sz w:val="24"/>
      <w:szCs w:val="24"/>
      <w:lang w:eastAsia="fr-FR"/>
    </w:rPr>
  </w:style>
  <w:style w:type="character" w:customStyle="1" w:styleId="Introtitre2Car">
    <w:name w:val="Intro titre 2 Car"/>
    <w:rPr>
      <w:rFonts w:eastAsia="Times New Roman"/>
      <w:b/>
      <w:sz w:val="24"/>
      <w:szCs w:val="24"/>
      <w:lang w:val="en-US" w:eastAsia="fr-FR"/>
    </w:rPr>
  </w:style>
  <w:style w:type="character" w:customStyle="1" w:styleId="Introtitre3Car">
    <w:name w:val="Intro titre 3 Car"/>
    <w:rPr>
      <w:rFonts w:eastAsia="Times New Roman"/>
      <w:b/>
      <w:sz w:val="24"/>
      <w:szCs w:val="24"/>
      <w:lang w:val="en-US" w:eastAsia="fr-FR"/>
    </w:rPr>
  </w:style>
  <w:style w:type="character" w:customStyle="1" w:styleId="Introtitre4Car">
    <w:name w:val="Intro titre 4 Car"/>
    <w:rPr>
      <w:rFonts w:eastAsia="Times New Roman"/>
      <w:b/>
      <w:sz w:val="24"/>
      <w:szCs w:val="24"/>
      <w:lang w:val="en-US" w:eastAsia="fr-FR"/>
    </w:rPr>
  </w:style>
  <w:style w:type="character" w:styleId="PlaceholderText">
    <w:name w:val="Placeholder Text"/>
    <w:basedOn w:val="DefaultParagraphFont"/>
    <w:rPr>
      <w:color w:val="808080"/>
    </w:rPr>
  </w:style>
  <w:style w:type="character" w:styleId="Strong">
    <w:name w:val="Strong"/>
    <w:basedOn w:val="DefaultParagraphFont"/>
    <w:rPr>
      <w:b/>
      <w:bCs/>
    </w:rPr>
  </w:style>
  <w:style w:type="character" w:customStyle="1" w:styleId="IndexLink">
    <w:name w:val="Index Link"/>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ListLabel1">
    <w:name w:val="ListLabel 1"/>
    <w:rPr>
      <w:rFonts w:ascii="Times New Roman" w:eastAsia="Times New Roman" w:hAnsi="Times New Roman" w:cs="Symbol"/>
      <w:sz w:val="20"/>
    </w:rPr>
  </w:style>
  <w:style w:type="character" w:customStyle="1" w:styleId="ListLabel2">
    <w:name w:val="ListLabel 2"/>
    <w:rPr>
      <w:rFonts w:cs="Courier New"/>
    </w:rPr>
  </w:style>
  <w:style w:type="character" w:customStyle="1" w:styleId="ListLabel3">
    <w:name w:val="ListLabel 3"/>
    <w:rPr>
      <w:rFonts w:cs="Wingdings"/>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ascii="Times New Roman" w:eastAsia="Times New Roman" w:hAnsi="Times New Roman" w:cs="Symbol"/>
      <w:sz w:val="20"/>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ascii="Times New Roman" w:eastAsia="Times New Roman" w:hAnsi="Times New Roman" w:cs="Symbol"/>
      <w:sz w:val="20"/>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cs="OpenSymbol"/>
    </w:rPr>
  </w:style>
  <w:style w:type="character" w:customStyle="1" w:styleId="ListLabel29">
    <w:name w:val="ListLabel 29"/>
    <w:rPr>
      <w:rFonts w:cs="OpenSymbol"/>
    </w:rPr>
  </w:style>
  <w:style w:type="character" w:customStyle="1" w:styleId="ListLabel30">
    <w:name w:val="ListLabel 30"/>
    <w:rPr>
      <w:rFonts w:cs="OpenSymbol"/>
    </w:rPr>
  </w:style>
  <w:style w:type="character" w:customStyle="1" w:styleId="ListLabel31">
    <w:name w:val="ListLabel 31"/>
    <w:rPr>
      <w:rFonts w:cs="OpenSymbol"/>
    </w:rPr>
  </w:style>
  <w:style w:type="character" w:customStyle="1" w:styleId="ListLabel32">
    <w:name w:val="ListLabel 32"/>
    <w:rPr>
      <w:rFonts w:cs="OpenSymbol"/>
    </w:rPr>
  </w:style>
  <w:style w:type="character" w:customStyle="1" w:styleId="ListLabel33">
    <w:name w:val="ListLabel 33"/>
    <w:rPr>
      <w:rFonts w:cs="OpenSymbol"/>
    </w:rPr>
  </w:style>
  <w:style w:type="character" w:customStyle="1" w:styleId="ListLabel34">
    <w:name w:val="ListLabel 34"/>
    <w:rPr>
      <w:rFonts w:cs="OpenSymbol"/>
    </w:rPr>
  </w:style>
  <w:style w:type="character" w:customStyle="1" w:styleId="ListLabel35">
    <w:name w:val="ListLabel 35"/>
    <w:rPr>
      <w:rFonts w:cs="OpenSymbol"/>
    </w:rPr>
  </w:style>
  <w:style w:type="character" w:customStyle="1" w:styleId="ListLabel36">
    <w:name w:val="ListLabel 36"/>
    <w:rPr>
      <w:rFonts w:cs="OpenSymbol"/>
    </w:rPr>
  </w:style>
  <w:style w:type="character" w:customStyle="1" w:styleId="ListLabel37">
    <w:name w:val="ListLabel 37"/>
    <w:rPr>
      <w:rFonts w:cs="OpenSymbol"/>
    </w:rPr>
  </w:style>
  <w:style w:type="character" w:customStyle="1" w:styleId="ListLabel38">
    <w:name w:val="ListLabel 38"/>
    <w:rPr>
      <w:rFonts w:cs="OpenSymbol"/>
    </w:rPr>
  </w:style>
  <w:style w:type="character" w:customStyle="1" w:styleId="ListLabel39">
    <w:name w:val="ListLabel 39"/>
    <w:rPr>
      <w:rFonts w:cs="OpenSymbol"/>
    </w:rPr>
  </w:style>
  <w:style w:type="character" w:customStyle="1" w:styleId="ListLabel40">
    <w:name w:val="ListLabel 40"/>
    <w:rPr>
      <w:rFonts w:cs="OpenSymbol"/>
    </w:rPr>
  </w:style>
  <w:style w:type="character" w:customStyle="1" w:styleId="ListLabel41">
    <w:name w:val="ListLabel 41"/>
    <w:rPr>
      <w:rFonts w:cs="OpenSymbol"/>
    </w:rPr>
  </w:style>
  <w:style w:type="character" w:customStyle="1" w:styleId="ListLabel42">
    <w:name w:val="ListLabel 42"/>
    <w:rPr>
      <w:rFonts w:cs="OpenSymbol"/>
    </w:rPr>
  </w:style>
  <w:style w:type="character" w:customStyle="1" w:styleId="ListLabel43">
    <w:name w:val="ListLabel 43"/>
    <w:rPr>
      <w:rFonts w:cs="OpenSymbol"/>
    </w:rPr>
  </w:style>
  <w:style w:type="character" w:customStyle="1" w:styleId="ListLabel44">
    <w:name w:val="ListLabel 44"/>
    <w:rPr>
      <w:rFonts w:cs="OpenSymbol"/>
    </w:rPr>
  </w:style>
  <w:style w:type="character" w:customStyle="1" w:styleId="ListLabel45">
    <w:name w:val="ListLabel 45"/>
    <w:rPr>
      <w:rFonts w:cs="OpenSymbol"/>
    </w:rPr>
  </w:style>
  <w:style w:type="character" w:customStyle="1" w:styleId="ListLabel46">
    <w:name w:val="ListLabel 46"/>
    <w:rPr>
      <w:rFonts w:cs="OpenSymbol"/>
    </w:rPr>
  </w:style>
  <w:style w:type="character" w:customStyle="1" w:styleId="ListLabel47">
    <w:name w:val="ListLabel 47"/>
    <w:rPr>
      <w:rFonts w:cs="OpenSymbol"/>
    </w:rPr>
  </w:style>
  <w:style w:type="character" w:customStyle="1" w:styleId="ListLabel48">
    <w:name w:val="ListLabel 48"/>
    <w:rPr>
      <w:rFonts w:cs="OpenSymbol"/>
    </w:rPr>
  </w:style>
  <w:style w:type="character" w:customStyle="1" w:styleId="ListLabel49">
    <w:name w:val="ListLabel 49"/>
    <w:rPr>
      <w:rFonts w:cs="OpenSymbol"/>
    </w:rPr>
  </w:style>
  <w:style w:type="character" w:customStyle="1" w:styleId="ListLabel50">
    <w:name w:val="ListLabel 50"/>
    <w:rPr>
      <w:rFonts w:cs="OpenSymbol"/>
    </w:rPr>
  </w:style>
  <w:style w:type="character" w:customStyle="1" w:styleId="ListLabel51">
    <w:name w:val="ListLabel 51"/>
    <w:rPr>
      <w:rFonts w:cs="OpenSymbol"/>
    </w:rPr>
  </w:style>
  <w:style w:type="character" w:customStyle="1" w:styleId="ListLabel52">
    <w:name w:val="ListLabel 52"/>
    <w:rPr>
      <w:rFonts w:cs="OpenSymbol"/>
    </w:rPr>
  </w:style>
  <w:style w:type="character" w:customStyle="1" w:styleId="ListLabel53">
    <w:name w:val="ListLabel 53"/>
    <w:rPr>
      <w:rFonts w:cs="OpenSymbol"/>
    </w:rPr>
  </w:style>
  <w:style w:type="character" w:customStyle="1" w:styleId="ListLabel54">
    <w:name w:val="ListLabel 54"/>
    <w:rPr>
      <w:rFonts w:cs="OpenSymbol"/>
    </w:rPr>
  </w:style>
  <w:style w:type="character" w:customStyle="1" w:styleId="ListLabel55">
    <w:name w:val="ListLabel 55"/>
    <w:rPr>
      <w:rFonts w:ascii="Times New Roman" w:eastAsia="Times New Roman" w:hAnsi="Times New Roman" w:cs="Symbol"/>
      <w:sz w:val="20"/>
    </w:rPr>
  </w:style>
  <w:style w:type="character" w:customStyle="1" w:styleId="ListLabel56">
    <w:name w:val="ListLabel 56"/>
    <w:rPr>
      <w:rFonts w:cs="Symbol"/>
    </w:rPr>
  </w:style>
  <w:style w:type="character" w:customStyle="1" w:styleId="ListLabel57">
    <w:name w:val="ListLabel 57"/>
    <w:rPr>
      <w:rFonts w:cs="Symbol"/>
    </w:rPr>
  </w:style>
  <w:style w:type="character" w:customStyle="1" w:styleId="ListLabel58">
    <w:name w:val="ListLabel 58"/>
    <w:rPr>
      <w:rFonts w:cs="Symbol"/>
    </w:rPr>
  </w:style>
  <w:style w:type="character" w:customStyle="1" w:styleId="ListLabel59">
    <w:name w:val="ListLabel 59"/>
    <w:rPr>
      <w:rFonts w:cs="Symbol"/>
    </w:rPr>
  </w:style>
  <w:style w:type="character" w:customStyle="1" w:styleId="ListLabel60">
    <w:name w:val="ListLabel 60"/>
    <w:rPr>
      <w:rFonts w:cs="Symbol"/>
    </w:rPr>
  </w:style>
  <w:style w:type="character" w:customStyle="1" w:styleId="ListLabel61">
    <w:name w:val="ListLabel 61"/>
    <w:rPr>
      <w:rFonts w:cs="Symbol"/>
    </w:rPr>
  </w:style>
  <w:style w:type="character" w:customStyle="1" w:styleId="ListLabel62">
    <w:name w:val="ListLabel 62"/>
    <w:rPr>
      <w:rFonts w:cs="Symbol"/>
    </w:rPr>
  </w:style>
  <w:style w:type="character" w:customStyle="1" w:styleId="ListLabel63">
    <w:name w:val="ListLabel 63"/>
    <w:rPr>
      <w:rFonts w:cs="Symbol"/>
    </w:rPr>
  </w:style>
  <w:style w:type="numbering" w:customStyle="1" w:styleId="List1">
    <w:name w:val="List 1"/>
    <w:basedOn w:val="NoList"/>
    <w:pPr>
      <w:numPr>
        <w:numId w:val="2"/>
      </w:numPr>
    </w:pPr>
  </w:style>
  <w:style w:type="numbering" w:customStyle="1" w:styleId="NoList1">
    <w:name w:val="No List_1"/>
    <w:basedOn w:val="NoList"/>
    <w:pPr>
      <w:numPr>
        <w:numId w:val="3"/>
      </w:numPr>
    </w:pPr>
  </w:style>
  <w:style w:type="numbering" w:customStyle="1" w:styleId="Listenumro">
    <w:name w:val="Liste numéro"/>
    <w:basedOn w:val="NoList"/>
    <w:pPr>
      <w:numPr>
        <w:numId w:val="4"/>
      </w:numPr>
    </w:pPr>
  </w:style>
  <w:style w:type="numbering" w:customStyle="1" w:styleId="Listepuces">
    <w:name w:val="Liste puces"/>
    <w:basedOn w:val="NoList"/>
    <w:pPr>
      <w:numPr>
        <w:numId w:val="5"/>
      </w:numPr>
    </w:pPr>
  </w:style>
  <w:style w:type="numbering" w:customStyle="1" w:styleId="WWNum1">
    <w:name w:val="WWNum1"/>
    <w:basedOn w:val="NoList"/>
    <w:pPr>
      <w:numPr>
        <w:numId w:val="6"/>
      </w:numPr>
    </w:pPr>
  </w:style>
  <w:style w:type="numbering" w:customStyle="1" w:styleId="WWNum2">
    <w:name w:val="WWNum2"/>
    <w:basedOn w:val="NoList"/>
    <w:pPr>
      <w:numPr>
        <w:numId w:val="7"/>
      </w:numPr>
    </w:pPr>
  </w:style>
  <w:style w:type="numbering" w:customStyle="1" w:styleId="WWNum3">
    <w:name w:val="WWNum3"/>
    <w:basedOn w:val="NoList"/>
    <w:pPr>
      <w:numPr>
        <w:numId w:val="8"/>
      </w:numPr>
    </w:pPr>
  </w:style>
  <w:style w:type="numbering" w:customStyle="1" w:styleId="WWNum4">
    <w:name w:val="WWNum4"/>
    <w:basedOn w:val="NoList"/>
    <w:pPr>
      <w:numPr>
        <w:numId w:val="9"/>
      </w:numPr>
    </w:pPr>
  </w:style>
  <w:style w:type="numbering" w:customStyle="1" w:styleId="WWNum5">
    <w:name w:val="WWNum5"/>
    <w:basedOn w:val="NoList"/>
    <w:pPr>
      <w:numPr>
        <w:numId w:val="10"/>
      </w:numPr>
    </w:pPr>
  </w:style>
  <w:style w:type="numbering" w:customStyle="1" w:styleId="WWNum6">
    <w:name w:val="WWNum6"/>
    <w:basedOn w:val="NoList"/>
    <w:pPr>
      <w:numPr>
        <w:numId w:val="11"/>
      </w:numPr>
    </w:pPr>
  </w:style>
  <w:style w:type="numbering" w:customStyle="1" w:styleId="WWNum7">
    <w:name w:val="WWNum7"/>
    <w:basedOn w:val="NoList"/>
    <w:pPr>
      <w:numPr>
        <w:numId w:val="12"/>
      </w:numPr>
    </w:pPr>
  </w:style>
  <w:style w:type="numbering" w:customStyle="1" w:styleId="WWNum8">
    <w:name w:val="WWNum8"/>
    <w:basedOn w:val="NoList"/>
    <w:pPr>
      <w:numPr>
        <w:numId w:val="13"/>
      </w:numPr>
    </w:pPr>
  </w:style>
  <w:style w:type="numbering" w:customStyle="1" w:styleId="WWNum9">
    <w:name w:val="WWNum9"/>
    <w:basedOn w:val="NoList"/>
    <w:pPr>
      <w:numPr>
        <w:numId w:val="14"/>
      </w:numPr>
    </w:pPr>
  </w:style>
  <w:style w:type="numbering" w:customStyle="1" w:styleId="WWNum10">
    <w:name w:val="WWNum10"/>
    <w:basedOn w:val="NoList"/>
    <w:pPr>
      <w:numPr>
        <w:numId w:val="15"/>
      </w:numPr>
    </w:pPr>
  </w:style>
  <w:style w:type="numbering" w:customStyle="1" w:styleId="WWNum11">
    <w:name w:val="WWNum11"/>
    <w:basedOn w:val="NoList"/>
    <w:pPr>
      <w:numPr>
        <w:numId w:val="16"/>
      </w:numPr>
    </w:pPr>
  </w:style>
  <w:style w:type="numbering" w:customStyle="1" w:styleId="WWNum12">
    <w:name w:val="WWNum12"/>
    <w:basedOn w:val="NoList"/>
    <w:pPr>
      <w:numPr>
        <w:numId w:val="17"/>
      </w:numPr>
    </w:pPr>
  </w:style>
  <w:style w:type="paragraph" w:styleId="TOC1">
    <w:name w:val="toc 1"/>
    <w:aliases w:val="TOC_ETSmtl"/>
    <w:basedOn w:val="Normal"/>
    <w:next w:val="Normal"/>
    <w:autoRedefine/>
    <w:uiPriority w:val="39"/>
    <w:unhideWhenUsed/>
    <w:qFormat/>
    <w:rsid w:val="00F80C75"/>
    <w:pPr>
      <w:tabs>
        <w:tab w:val="left" w:pos="440"/>
        <w:tab w:val="left" w:pos="1100"/>
        <w:tab w:val="right" w:leader="dot" w:pos="9915"/>
      </w:tabs>
      <w:spacing w:before="120" w:after="120"/>
      <w:ind w:firstLine="0"/>
      <w:jc w:val="left"/>
    </w:pPr>
  </w:style>
  <w:style w:type="paragraph" w:styleId="TOC2">
    <w:name w:val="toc 2"/>
    <w:basedOn w:val="Normal"/>
    <w:next w:val="Normal"/>
    <w:autoRedefine/>
    <w:uiPriority w:val="39"/>
    <w:unhideWhenUsed/>
    <w:rsid w:val="009129FB"/>
    <w:pPr>
      <w:tabs>
        <w:tab w:val="left" w:pos="1540"/>
        <w:tab w:val="right" w:leader="dot" w:pos="9962"/>
      </w:tabs>
      <w:spacing w:after="100"/>
      <w:ind w:left="200"/>
    </w:pPr>
  </w:style>
  <w:style w:type="character" w:styleId="Hyperlink">
    <w:name w:val="Hyperlink"/>
    <w:basedOn w:val="DefaultParagraphFont"/>
    <w:uiPriority w:val="99"/>
    <w:unhideWhenUsed/>
    <w:rsid w:val="00705201"/>
    <w:rPr>
      <w:color w:val="0563C1" w:themeColor="hyperlink"/>
      <w:u w:val="single"/>
    </w:rPr>
  </w:style>
  <w:style w:type="paragraph" w:styleId="Bibliography">
    <w:name w:val="Bibliography"/>
    <w:basedOn w:val="Normal"/>
    <w:next w:val="Normal"/>
    <w:link w:val="BibliographyChar"/>
    <w:uiPriority w:val="37"/>
    <w:unhideWhenUsed/>
    <w:rsid w:val="00757863"/>
  </w:style>
  <w:style w:type="paragraph" w:customStyle="1" w:styleId="References">
    <w:name w:val="References"/>
    <w:basedOn w:val="Bibliography"/>
    <w:link w:val="ReferencesChar"/>
    <w:autoRedefine/>
    <w:qFormat/>
    <w:rsid w:val="006D32DD"/>
    <w:pPr>
      <w:ind w:left="567" w:hanging="709"/>
    </w:pPr>
  </w:style>
  <w:style w:type="character" w:customStyle="1" w:styleId="BibliographyChar">
    <w:name w:val="Bibliography Char"/>
    <w:basedOn w:val="DefaultParagraphFont"/>
    <w:link w:val="Bibliography"/>
    <w:uiPriority w:val="37"/>
    <w:rsid w:val="006D32DD"/>
    <w:rPr>
      <w:rFonts w:eastAsia="Times New Roman"/>
      <w:sz w:val="24"/>
      <w:szCs w:val="24"/>
      <w:lang w:val="en-US" w:eastAsia="fr-FR"/>
    </w:rPr>
  </w:style>
  <w:style w:type="character" w:customStyle="1" w:styleId="ReferencesChar">
    <w:name w:val="References Char"/>
    <w:basedOn w:val="BibliographyChar"/>
    <w:link w:val="References"/>
    <w:rsid w:val="006D32DD"/>
    <w:rPr>
      <w:rFonts w:eastAsia="Times New Roman"/>
      <w:sz w:val="24"/>
      <w:szCs w:val="24"/>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image" Target="media/image5.tmp"/><Relationship Id="rId39" Type="http://schemas.openxmlformats.org/officeDocument/2006/relationships/image" Target="media/image14.png"/><Relationship Id="rId21" Type="http://schemas.openxmlformats.org/officeDocument/2006/relationships/image" Target="media/image4.png"/><Relationship Id="rId34" Type="http://schemas.openxmlformats.org/officeDocument/2006/relationships/comments" Target="comments.xml"/><Relationship Id="rId42"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5.xml"/><Relationship Id="rId32" Type="http://schemas.openxmlformats.org/officeDocument/2006/relationships/image" Target="media/image11.png"/><Relationship Id="rId37" Type="http://schemas.microsoft.com/office/2018/08/relationships/commentsExtensible" Target="commentsExtensible.xml"/><Relationship Id="rId40" Type="http://schemas.openxmlformats.org/officeDocument/2006/relationships/image" Target="media/image1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7.png"/><Relationship Id="rId36" Type="http://schemas.microsoft.com/office/2016/09/relationships/commentsIds" Target="commentsIds.xml"/><Relationship Id="rId10" Type="http://schemas.openxmlformats.org/officeDocument/2006/relationships/image" Target="media/image1.jpeg"/><Relationship Id="rId19" Type="http://schemas.openxmlformats.org/officeDocument/2006/relationships/footer" Target="footer4.xml"/><Relationship Id="rId31" Type="http://schemas.openxmlformats.org/officeDocument/2006/relationships/image" Target="media/image10.tmp"/><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image" Target="media/image6.tmp"/><Relationship Id="rId30" Type="http://schemas.openxmlformats.org/officeDocument/2006/relationships/image" Target="media/image9.png"/><Relationship Id="rId35" Type="http://schemas.microsoft.com/office/2011/relationships/commentsExtended" Target="commentsExtended.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6.xml"/><Relationship Id="rId33" Type="http://schemas.openxmlformats.org/officeDocument/2006/relationships/image" Target="media/image12.png"/><Relationship Id="rId38" Type="http://schemas.openxmlformats.org/officeDocument/2006/relationships/image" Target="media/image13.png"/><Relationship Id="rId20" Type="http://schemas.openxmlformats.org/officeDocument/2006/relationships/image" Target="media/image3.png"/><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81DA8-5CB1-4F1F-9E75-EB9B220FA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50</Pages>
  <Words>37310</Words>
  <Characters>212671</Characters>
  <Application>Microsoft Office Word</Application>
  <DocSecurity>0</DocSecurity>
  <Lines>1772</Lines>
  <Paragraphs>498</Paragraphs>
  <ScaleCrop>false</ScaleCrop>
  <HeadingPairs>
    <vt:vector size="2" baseType="variant">
      <vt:variant>
        <vt:lpstr>Title</vt:lpstr>
      </vt:variant>
      <vt:variant>
        <vt:i4>1</vt:i4>
      </vt:variant>
    </vt:vector>
  </HeadingPairs>
  <TitlesOfParts>
    <vt:vector size="1" baseType="lpstr">
      <vt:lpstr>Cadriciel d'Analyse de la Performance d'une Métaheuristique</vt:lpstr>
    </vt:vector>
  </TitlesOfParts>
  <Company/>
  <LinksUpToDate>false</LinksUpToDate>
  <CharactersWithSpaces>249483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Cadriciel d'Analyse de la Performance d'une Métaheuristique</dc:title>
  <dc:subject>Metaheuristics</dc:subject>
  <dc:creator>Remi Ehounou</dc:creator>
  <cp:lastModifiedBy>Iannick Gagnon</cp:lastModifiedBy>
  <cp:revision>44</cp:revision>
  <cp:lastPrinted>2020-11-27T23:36:00Z</cp:lastPrinted>
  <dcterms:created xsi:type="dcterms:W3CDTF">2020-11-29T10:11:00Z</dcterms:created>
  <dcterms:modified xsi:type="dcterms:W3CDTF">2020-12-07T15:23:00Z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École de technologie supérieure</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ZOTERO_BREF_0FDg6eoZbPEi_1">
    <vt:lpwstr>ZOTERO_ITEM CSL_CITATION {"citationID":"pPiS5NrB","properties":{"formattedCitation":"(Nannen, 2007)","plainCitation":"(Nannen, 2007)","noteIndex":0},"citationItems":[{"id":120,"uris":["http://zotero.org/users/5028357/items/AHM6VY3F"],"uri":["http://zotero</vt:lpwstr>
  </property>
  <property fmtid="{D5CDD505-2E9C-101B-9397-08002B2CF9AE}" pid="10" name="ZOTERO_BREF_0FDg6eoZbPEi_2">
    <vt:lpwstr>.org/users/5028357/items/AHM6VY3F"],"itemData":{"id":120,"type":"article-journal","abstract":"The main objective of this paper is to present and evaluate a method that helps to calibrate the parameters of an evolutionary algorithm in a systematic and semi</vt:lpwstr>
  </property>
  <property fmtid="{D5CDD505-2E9C-101B-9397-08002B2CF9AE}" pid="11" name="ZOTERO_BREF_0FDg6eoZbPEi_3">
    <vt:lpwstr>-automated manner. The method for Relevance Estimation and Value Calibration of EA parameters (REVAC) is empirically evaluated in two different ways. First, we use abstract test cases reﬂecting the typical properties of EA parameter spaces. Here we observ</vt:lpwstr>
  </property>
  <property fmtid="{D5CDD505-2E9C-101B-9397-08002B2CF9AE}" pid="12" name="ZOTERO_BREF_0FDg6eoZbPEi_4">
    <vt:lpwstr>e that REVAC is able to approximate the exact (hand-coded) relevance of parameters and it works robustly with measurement noise that is highly variable and not normally distributed. Second, we use REVAC for calibrating GAs for a number of common objective</vt:lpwstr>
  </property>
  <property fmtid="{D5CDD505-2E9C-101B-9397-08002B2CF9AE}" pid="13" name="ZOTERO_BREF_0FDg6eoZbPEi_5">
    <vt:lpwstr> functions. Here we obtain a common sense validation, REVAC ﬁnds mutation rate pm much more sensitive than crossover rate pc and it recommends intuitively sound values: pm between 0.01 and 0.1, and 0.6 ≤ pc ≤ 1.0.","language":"en","page":"6","source":"Zot</vt:lpwstr>
  </property>
  <property fmtid="{D5CDD505-2E9C-101B-9397-08002B2CF9AE}" pid="14" name="ZOTERO_BREF_0FDg6eoZbPEi_6">
    <vt:lpwstr>ero","title":"Relevance Estimation and Value Calibration of Evolutionary Algorithm Parameters","author":[{"family":"Nannen","given":"Volker"}],"issued":{"date-parts":[["2007"]]}}}],"schema":"https://github.com/citation-style-language/schema/raw/master/csl</vt:lpwstr>
  </property>
  <property fmtid="{D5CDD505-2E9C-101B-9397-08002B2CF9AE}" pid="15" name="ZOTERO_BREF_0FDg6eoZbPEi_7">
    <vt:lpwstr>-citation.json"}</vt:lpwstr>
  </property>
  <property fmtid="{D5CDD505-2E9C-101B-9397-08002B2CF9AE}" pid="16" name="ZOTERO_BREF_2UrlnSOPzWJp_1">
    <vt:lpwstr>ZOTERO_ITEM CSL_CITATION {"citationID":"3lcQ85Ne","properties":{"formattedCitation":"(Coy et al., 2001)","plainCitation":"(Coy et al., 2001)","noteIndex":0},"citationItems":[{"id":124,"uris":["http://zotero.org/users/5028357/items/N3V5DGMB"],"uri":["http:</vt:lpwstr>
  </property>
  <property fmtid="{D5CDD505-2E9C-101B-9397-08002B2CF9AE}" pid="17" name="ZOTERO_BREF_2UrlnSOPzWJp_2">
    <vt:lpwstr>//zotero.org/users/5028357/items/N3V5DGMB"],"itemData":{"id":124,"type":"article-journal","abstract":"In this paper, we propose a procedure, based on statistical design of experiments and gradient descent, that finds effective settings for parameters foun</vt:lpwstr>
  </property>
  <property fmtid="{D5CDD505-2E9C-101B-9397-08002B2CF9AE}" pid="18" name="ZOTERO_BREF_2UrlnSOPzWJp_3">
    <vt:lpwstr>d in heuristics. We develop our procedure using four experiments. We use our procedure and a small subset of problems to find parameter settings for two new vehicle routing heuristics. We then set the parameters of each heuristic and solve 19 capacity-con</vt:lpwstr>
  </property>
  <property fmtid="{D5CDD505-2E9C-101B-9397-08002B2CF9AE}" pid="19" name="ZOTERO_BREF_2UrlnSOPzWJp_4">
    <vt:lpwstr>strained and 15 capacity-constrained and route-length-constrained vehicle routing problems ranging in size from 50 to 483 customers. We conclude that our procedure is an effective method that deserves serious consideration by both researchers and operatio</vt:lpwstr>
  </property>
  <property fmtid="{D5CDD505-2E9C-101B-9397-08002B2CF9AE}" pid="20" name="ZOTERO_BREF_2UrlnSOPzWJp_5">
    <vt:lpwstr>ns research practitioners.","container-title":"Journal of Heuristics","DOI":"10.1023/A:1026569813391","ISSN":"1572-9397","issue":"1","journalAbbreviation":"Journal of Heuristics","language":"en","page":"77-97","source":"Springer Link","title":"Using Exper</vt:lpwstr>
  </property>
  <property fmtid="{D5CDD505-2E9C-101B-9397-08002B2CF9AE}" pid="21" name="ZOTERO_BREF_2UrlnSOPzWJp_6">
    <vt:lpwstr>imental Design to Find Effective Parameter Settings for Heuristics","volume":"7","author":[{"family":"Coy","given":"Steven P."},{"family":"Golden","given":"Bruce L."},{"family":"Runger","given":"George C."},{"family":"Wasil","given":"Edward A."}],"issued"</vt:lpwstr>
  </property>
  <property fmtid="{D5CDD505-2E9C-101B-9397-08002B2CF9AE}" pid="22" name="ZOTERO_BREF_2UrlnSOPzWJp_7">
    <vt:lpwstr>:{"date-parts":[["2001",1,1]]}}}],"schema":"https://github.com/citation-style-language/schema/raw/master/csl-citation.json"}</vt:lpwstr>
  </property>
  <property fmtid="{D5CDD505-2E9C-101B-9397-08002B2CF9AE}" pid="23" name="ZOTERO_BREF_2rzw0IYYeX4v_1">
    <vt:lpwstr>ZOTERO_ITEM CSL_CITATION {"citationID":"QYT2uNBG","properties":{"formattedCitation":"(Tsang, 2018)","plainCitation":"(Tsang, 2018)","noteIndex":0},"citationItems":[{"id":161,"uris":["http://zotero.org/users/5028357/items/A75C8P79"],"uri":["http://zotero.o</vt:lpwstr>
  </property>
  <property fmtid="{D5CDD505-2E9C-101B-9397-08002B2CF9AE}" pid="24" name="ZOTERO_BREF_2rzw0IYYeX4v_2">
    <vt:lpwstr>rg/users/5028357/items/A75C8P79"],"itemData":{"id":161,"type":"paper-conference","abstract":"The concept of Basin of Attraction (BOA)from the theory of dynamical systems can be applied to evaluate the robustness of a deterministic optimization algorithm. </vt:lpwstr>
  </property>
  <property fmtid="{D5CDD505-2E9C-101B-9397-08002B2CF9AE}" pid="25" name="ZOTERO_BREF_2rzw0IYYeX4v_3">
    <vt:lpwstr>For an objective function with many local minima, a large BOA with smooth boundaries associated with the global minimum is an important indicator for the robustness of the optimization algorithm. In this paper, numerical examples of BOA for canned commerc</vt:lpwstr>
  </property>
  <property fmtid="{D5CDD505-2E9C-101B-9397-08002B2CF9AE}" pid="26" name="ZOTERO_BREF_2rzw0IYYeX4v_4">
    <vt:lpwstr>ial optimizer: fmincon in MATLAB's toolbox (Sequential Quadratic Programming, sqp, and Interior-Point Algorithm)are given as illustrations of how BOA can be used as a tool to compare the robustness of optimization algorithms. We also showed in an example </vt:lpwstr>
  </property>
  <property fmtid="{D5CDD505-2E9C-101B-9397-08002B2CF9AE}" pid="27" name="ZOTERO_BREF_2rzw0IYYeX4v_5">
    <vt:lpwstr>of machine learning application, spurious local minima often appear with more training data are added, and these spurious local minima have nothing to do with the legitimate solution. Finally, three different types of quantitative measure of the robustnes</vt:lpwstr>
  </property>
  <property fmtid="{D5CDD505-2E9C-101B-9397-08002B2CF9AE}" pid="28" name="ZOTERO_BREF_2rzw0IYYeX4v_6">
    <vt:lpwstr>s of an optimization algorithm based on the basin boundaries are proposed.","container-title":"2018 14th International Conference on Natural Computation, Fuzzy Systems and Knowledge Discovery (ICNC-FSKD)","DOI":"10.1109/FSKD.2018.8686850","event":"2018 14</vt:lpwstr>
  </property>
  <property fmtid="{D5CDD505-2E9C-101B-9397-08002B2CF9AE}" pid="29" name="ZOTERO_BREF_2rzw0IYYeX4v_7">
    <vt:lpwstr>th International Conference on Natural Computation, Fuzzy Systems and Knowledge Discovery (ICNC-FSKD)","page":"133-137","source":"IEEE Xplore","title":"Basin of Attraction as a measure of robustness of an optimization algorithm","author":[{"family":"Tsang</vt:lpwstr>
  </property>
  <property fmtid="{D5CDD505-2E9C-101B-9397-08002B2CF9AE}" pid="30" name="ZOTERO_BREF_2rzw0IYYeX4v_8">
    <vt:lpwstr>","given":"Ken K.T."}],"issued":{"date-parts":[["2018",7]]}}}],"schema":"https://github.com/citation-style-language/schema/raw/master/csl-citation.json"}</vt:lpwstr>
  </property>
  <property fmtid="{D5CDD505-2E9C-101B-9397-08002B2CF9AE}" pid="31" name="ZOTERO_BREF_3wGoMfJdOhnD_1">
    <vt:lpwstr>ZOTERO_ITEM CSL_CITATION {"citationID":"iBuwTHsL","properties":{"formattedCitation":"(Sala &amp; M\\uc0\\u252{}ller, 2020)","plainCitation":"(Sala &amp; Müller, 2020)","noteIndex":0},"citationItems":[{"id":105,"uris":["http://zotero.org/users/5028357/items/SJLLBL</vt:lpwstr>
  </property>
  <property fmtid="{D5CDD505-2E9C-101B-9397-08002B2CF9AE}" pid="32" name="ZOTERO_BREF_3wGoMfJdOhnD_2">
    <vt:lpwstr>WN"],"uri":["http://zotero.org/users/5028357/items/SJLLBLWN"],"itemData":{"id":105,"type":"article-journal","abstract":"Research on new optimization algorithms is often funded based on the motivation that such algorithms might improve the capabilities to </vt:lpwstr>
  </property>
  <property fmtid="{D5CDD505-2E9C-101B-9397-08002B2CF9AE}" pid="33" name="ZOTERO_BREF_3wGoMfJdOhnD_3">
    <vt:lpwstr>deal with real-world and industrially relevant optimization challenges. Besides a huge variety of different evolutionary and metaheuristic optimization algorithms, also a large number of test problems and benchmark suites have been developed and used for </vt:lpwstr>
  </property>
  <property fmtid="{D5CDD505-2E9C-101B-9397-08002B2CF9AE}" pid="34" name="ZOTERO_BREF_3wGoMfJdOhnD_4">
    <vt:lpwstr>comparative assessments of algorithms, in the context of global, continuous, and black-box optimization. For many of the commonly used synthetic benchmark problems or artificial fitness landscapes, there are however, no methods available, to relate the re</vt:lpwstr>
  </property>
  <property fmtid="{D5CDD505-2E9C-101B-9397-08002B2CF9AE}" pid="35" name="ZOTERO_BREF_3wGoMfJdOhnD_5">
    <vt:lpwstr>sulting algorithm performance assessments to technologically relevant real-world optimization problems, or vice versa. Also, from a theoretical perspective, many of the commonly used benchmark problems and approaches have little to no generalization value</vt:lpwstr>
  </property>
  <property fmtid="{D5CDD505-2E9C-101B-9397-08002B2CF9AE}" pid="36" name="ZOTERO_BREF_3wGoMfJdOhnD_6">
    <vt:lpwstr>. Based on a mini-review of publications with critical comments, advice, and new approaches, this communication aims to give a constructive perspective on several open challenges and prospective research directions related to systematic and generalizable </vt:lpwstr>
  </property>
  <property fmtid="{D5CDD505-2E9C-101B-9397-08002B2CF9AE}" pid="37" name="ZOTERO_BREF_3wGoMfJdOhnD_7">
    <vt:lpwstr>benchmarking for black-box optimization.","container-title":"arXiv:2007.00541 [cs, math]","note":"arXiv: 2007.00541","source":"arXiv.org","title":"Benchmarking for Metaheuristic Black-Box Optimization: Perspectives and Open Challenges","title-short":"Benc</vt:lpwstr>
  </property>
  <property fmtid="{D5CDD505-2E9C-101B-9397-08002B2CF9AE}" pid="38" name="ZOTERO_BREF_3wGoMfJdOhnD_8">
    <vt:lpwstr>hmarking for Metaheuristic Black-Box Optimization","URL":"http://arxiv.org/abs/2007.00541","author":[{"family":"Sala","given":"Ramses"},{"family":"Müller","given":"Ralf"}],"accessed":{"date-parts":[["2020",7,23]]},"issued":{"date-parts":[["2020",7,1]]}}}]</vt:lpwstr>
  </property>
  <property fmtid="{D5CDD505-2E9C-101B-9397-08002B2CF9AE}" pid="39" name="ZOTERO_BREF_3wGoMfJdOhnD_9">
    <vt:lpwstr>,"schema":"https://github.com/citation-style-language/schema/raw/master/csl-citation.json"}</vt:lpwstr>
  </property>
  <property fmtid="{D5CDD505-2E9C-101B-9397-08002B2CF9AE}" pid="40" name="ZOTERO_BREF_57JyDorP7CKR_1">
    <vt:lpwstr>ZOTERO_ITEM CSL_CITATION {"citationID":"0tILQQle","properties":{"formattedCitation":"(2001)","plainCitation":"(2001)","noteIndex":0},"citationItems":[{"id":118,"uris":["http://zotero.org/users/5028357/items/PLXUJ5QC"],"uri":["http://zotero.org/users/50283</vt:lpwstr>
  </property>
  <property fmtid="{D5CDD505-2E9C-101B-9397-08002B2CF9AE}" pid="41" name="ZOTERO_BREF_57JyDorP7CKR_2">
    <vt:lpwstr>57/items/PLXUJ5QC"],"itemData":{"id":118,"type":"article-journal","abstract":"This paper describes a statistical method that helps to find good parameter settings for evolutionary algorithms. The method builds a functional relationship between the algorit</vt:lpwstr>
  </property>
  <property fmtid="{D5CDD505-2E9C-101B-9397-08002B2CF9AE}" pid="42" name="ZOTERO_BREF_57JyDorP7CKR_3">
    <vt:lpwstr>hm’s performance and its parameter values. This relationship—a statistical model—can be identified thanks to simulation data. Estimation and test procedures are used to evaluate the effect of parameter variation. In addition, good parameter settings can b</vt:lpwstr>
  </property>
  <property fmtid="{D5CDD505-2E9C-101B-9397-08002B2CF9AE}" pid="43" name="ZOTERO_BREF_57JyDorP7CKR_4">
    <vt:lpwstr>e investigated with a reduced number of experiments. Problem labeling can also be considered as a model variable and the method enables identifying classes of problems for which the algorithm behaves similarly. Defining such classes increases the quality </vt:lpwstr>
  </property>
  <property fmtid="{D5CDD505-2E9C-101B-9397-08002B2CF9AE}" pid="44" name="ZOTERO_BREF_57JyDorP7CKR_5">
    <vt:lpwstr>of estimations without increasing the computational cost.","container-title":"IEEE Transactions on Evolutionary Computation","DOI":"10.1109/4235.918434","ISSN":"1089778X","issue":"2","journalAbbreviation":"IEEE Trans. Evol. Computat.","language":"en","pag</vt:lpwstr>
  </property>
  <property fmtid="{D5CDD505-2E9C-101B-9397-08002B2CF9AE}" pid="45" name="ZOTERO_BREF_57JyDorP7CKR_6">
    <vt:lpwstr>e":"129-148","source":"DOI.org (Crossref)","title":"Design of evolutionary algorithms-A statistical perspective","volume":"5","author":[{"family":"Francois","given":"O."},{"family":"Lavergne","given":"C."}],"issued":{"date-parts":[["2001",4]]}},"suppress-</vt:lpwstr>
  </property>
  <property fmtid="{D5CDD505-2E9C-101B-9397-08002B2CF9AE}" pid="46" name="ZOTERO_BREF_57JyDorP7CKR_7">
    <vt:lpwstr>author":true}],"schema":"https://github.com/citation-style-language/schema/raw/master/csl-citation.json"}</vt:lpwstr>
  </property>
  <property fmtid="{D5CDD505-2E9C-101B-9397-08002B2CF9AE}" pid="47" name="ZOTERO_BREF_5tgElv90IdEq_1">
    <vt:lpwstr>ZOTERO_ITEM CSL_CITATION {"citationID":"FG5v2vgK","properties":{"formattedCitation":"(Brownlee, 2007)","plainCitation":"(Brownlee, 2007)","noteIndex":0},"citationItems":[{"id":75,"uris":["http://zotero.org/users/5028357/items/2CUSGL4V"],"uri":["http://zot</vt:lpwstr>
  </property>
  <property fmtid="{D5CDD505-2E9C-101B-9397-08002B2CF9AE}" pid="48" name="ZOTERO_BREF_5tgElv90IdEq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49" name="ZOTERO_BREF_5tgElv90IdEq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50" name="ZOTERO_BREF_5tgElv90IdEq_12">
    <vt:lpwstr>ce":"ResearchGate","title":"A Note on Research Methodology and Benchmarking Optimization Algorithms","author":[{"family":"Brownlee","given":"J."}],"issued":{"date-parts":[["2007",1,1]]}}}],"schema":"https://github.com/citation-style-language/schema/raw/ma</vt:lpwstr>
  </property>
  <property fmtid="{D5CDD505-2E9C-101B-9397-08002B2CF9AE}" pid="51" name="ZOTERO_BREF_5tgElv90IdEq_13">
    <vt:lpwstr>ster/csl-citation.json"}</vt:lpwstr>
  </property>
  <property fmtid="{D5CDD505-2E9C-101B-9397-08002B2CF9AE}" pid="52" name="ZOTERO_BREF_5tgElv90IdEq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53" name="ZOTERO_BREF_5tgElv90IdEq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54" name="ZOTERO_BREF_5tgElv90IdEq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55" name="ZOTERO_BREF_5tgElv90IdEq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56" name="ZOTERO_BREF_5tgElv90IdEq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57" name="ZOTERO_BREF_5tgElv90IdEq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58" name="ZOTERO_BREF_5tgElv90IdEq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59" name="ZOTERO_BREF_5tgElv90IdEq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60" name="ZOTERO_BREF_9PR2DmhYOZpc_1">
    <vt:lpwstr>ZOTERO_ITEM CSL_CITATION {"citationID":"GmeiOoar","properties":{"formattedCitation":"(Sala &amp; M\\uc0\\u252{}ller, 2020)","plainCitation":"(Sala &amp; Müller, 2020)","noteIndex":0},"citationItems":[{"id":105,"uris":["http://zotero.org/users/5028357/items/SJLLBL</vt:lpwstr>
  </property>
  <property fmtid="{D5CDD505-2E9C-101B-9397-08002B2CF9AE}" pid="61" name="ZOTERO_BREF_9PR2DmhYOZpc_2">
    <vt:lpwstr>WN"],"uri":["http://zotero.org/users/5028357/items/SJLLBLWN"],"itemData":{"id":105,"type":"article-journal","abstract":"Research on new optimization algorithms is often funded based on the motivation that such algorithms might improve the capabilities to </vt:lpwstr>
  </property>
  <property fmtid="{D5CDD505-2E9C-101B-9397-08002B2CF9AE}" pid="62" name="ZOTERO_BREF_9PR2DmhYOZpc_3">
    <vt:lpwstr>deal with real-world and industrially relevant optimization challenges. Besides a huge variety of different evolutionary and metaheuristic optimization algorithms, also a large number of test problems and benchmark suites have been developed and used for </vt:lpwstr>
  </property>
  <property fmtid="{D5CDD505-2E9C-101B-9397-08002B2CF9AE}" pid="63" name="ZOTERO_BREF_9PR2DmhYOZpc_4">
    <vt:lpwstr>comparative assessments of algorithms, in the context of global, continuous, and black-box optimization. For many of the commonly used synthetic benchmark problems or artificial fitness landscapes, there are however, no methods available, to relate the re</vt:lpwstr>
  </property>
  <property fmtid="{D5CDD505-2E9C-101B-9397-08002B2CF9AE}" pid="64" name="ZOTERO_BREF_9PR2DmhYOZpc_5">
    <vt:lpwstr>sulting algorithm performance assessments to technologically relevant real-world optimization problems, or vice versa. Also, from a theoretical perspective, many of the commonly used benchmark problems and approaches have little to no generalization value</vt:lpwstr>
  </property>
  <property fmtid="{D5CDD505-2E9C-101B-9397-08002B2CF9AE}" pid="65" name="ZOTERO_BREF_9PR2DmhYOZpc_6">
    <vt:lpwstr>. Based on a mini-review of publications with critical comments, advice, and new approaches, this communication aims to give a constructive perspective on several open challenges and prospective research directions related to systematic and generalizable </vt:lpwstr>
  </property>
  <property fmtid="{D5CDD505-2E9C-101B-9397-08002B2CF9AE}" pid="66" name="ZOTERO_BREF_9PR2DmhYOZpc_7">
    <vt:lpwstr>benchmarking for black-box optimization.","container-title":"arXiv:2007.00541 [cs, math]","note":"arXiv: 2007.00541","source":"arXiv.org","title":"Benchmarking for Metaheuristic Black-Box Optimization: Perspectives and Open Challenges","title-short":"Benc</vt:lpwstr>
  </property>
  <property fmtid="{D5CDD505-2E9C-101B-9397-08002B2CF9AE}" pid="67" name="ZOTERO_BREF_9PR2DmhYOZpc_8">
    <vt:lpwstr>hmarking for Metaheuristic Black-Box Optimization","URL":"http://arxiv.org/abs/2007.00541","author":[{"family":"Sala","given":"Ramses"},{"family":"Müller","given":"Ralf"}],"accessed":{"date-parts":[["2020",7,23]]},"issued":{"date-parts":[["2020",7,1]]}}}]</vt:lpwstr>
  </property>
  <property fmtid="{D5CDD505-2E9C-101B-9397-08002B2CF9AE}" pid="68" name="ZOTERO_BREF_9PR2DmhYOZpc_9">
    <vt:lpwstr>,"schema":"https://github.com/citation-style-language/schema/raw/master/csl-citation.json"}</vt:lpwstr>
  </property>
  <property fmtid="{D5CDD505-2E9C-101B-9397-08002B2CF9AE}" pid="69" name="ZOTERO_BREF_AO9vkAqS5pEN_1">
    <vt:lpwstr>ZOTERO_ITEM CSL_CITATION {"citationID":"VaP7cyCi","properties":{"formattedCitation":"(Jamil &amp; Yang, 2013)","plainCitation":"(Jamil &amp; Yang, 2013)","noteIndex":0},"citationItems":[{"id":46,"uris":["http://zotero.org/users/5028357/items/TY5K5MRC"],"uri":["ht</vt:lpwstr>
  </property>
  <property fmtid="{D5CDD505-2E9C-101B-9397-08002B2CF9AE}" pid="70" name="ZOTERO_BREF_AO9vkAqS5pEN_2">
    <vt:lpwstr>tp://zotero.org/users/5028357/items/TY5K5MRC"],"itemData":{"id":46,"type":"article-journal","abstract":"Test functions are important to validate and compare the performance of optimization algorithms. There have been many test or benchmark functions repor</vt:lpwstr>
  </property>
  <property fmtid="{D5CDD505-2E9C-101B-9397-08002B2CF9AE}" pid="71" name="ZOTERO_BREF_AO9vkAqS5pEN_3">
    <vt:lpwstr>ted in the literature; however, there is no standard list or set of benchmark functions. Ideally, test functions should have diverse properties so that can be truly useful to test new algorithms in an unbiased way. For this purpose, we have reviewed and c</vt:lpwstr>
  </property>
  <property fmtid="{D5CDD505-2E9C-101B-9397-08002B2CF9AE}" pid="72" name="ZOTERO_BREF_AO9vkAqS5pEN_4">
    <vt:lpwstr>ompiled a rich set of 175 benchmark functions for unconstrained optimization problems with diverse properties in terms of modality, separability, and valley landscape. This is by far the most complete set of functions so far in the literature, and tt can </vt:lpwstr>
  </property>
  <property fmtid="{D5CDD505-2E9C-101B-9397-08002B2CF9AE}" pid="73" name="ZOTERO_BREF_AO9vkAqS5pEN_5">
    <vt:lpwstr>be expected this complete set of functions can be used for validation of new optimization in the future.","container-title":"International Journal of Mathematical Modelling and Numerical Optimisation","DOI":"10.1504/IJMMNO.2013.055204","ISSN":"2040-3607, </vt:lpwstr>
  </property>
  <property fmtid="{D5CDD505-2E9C-101B-9397-08002B2CF9AE}" pid="74" name="ZOTERO_BREF_AO9vkAqS5pEN_6">
    <vt:lpwstr>2040-3615","issue":"2","journalAbbreviation":"IJMMNO","note":"arXiv: 1308.4008","page":"150","source":"arXiv.org","title":"A Literature Survey of Benchmark Functions For Global Optimization Problems","volume":"4","author":[{"family":"Jamil","given":"Momin</vt:lpwstr>
  </property>
  <property fmtid="{D5CDD505-2E9C-101B-9397-08002B2CF9AE}" pid="75" name="ZOTERO_BREF_AO9vkAqS5pEN_7">
    <vt:lpwstr>"},{"family":"Yang","given":"Xin-She"}],"issued":{"date-parts":[["2013"]]}}}],"schema":"https://github.com/citation-style-language/schema/raw/master/csl-citation.json"}</vt:lpwstr>
  </property>
  <property fmtid="{D5CDD505-2E9C-101B-9397-08002B2CF9AE}" pid="76" name="ZOTERO_BREF_AQ1105DJvolQ_1">
    <vt:lpwstr>ZOTERO_ITEM CSL_CITATION {"citationID":"8ctlNH25","properties":{"formattedCitation":"(Tsang, 2018)","plainCitation":"(Tsang, 2018)","noteIndex":0},"citationItems":[{"id":161,"uris":["http://zotero.org/users/5028357/items/A75C8P79"],"uri":["http://zotero.o</vt:lpwstr>
  </property>
  <property fmtid="{D5CDD505-2E9C-101B-9397-08002B2CF9AE}" pid="77" name="ZOTERO_BREF_AQ1105DJvolQ_2">
    <vt:lpwstr>rg/users/5028357/items/A75C8P79"],"itemData":{"id":161,"type":"paper-conference","abstract":"The concept of Basin of Attraction (BOA)from the theory of dynamical systems can be applied to evaluate the robustness of a deterministic optimization algorithm. </vt:lpwstr>
  </property>
  <property fmtid="{D5CDD505-2E9C-101B-9397-08002B2CF9AE}" pid="78" name="ZOTERO_BREF_AQ1105DJvolQ_3">
    <vt:lpwstr>For an objective function with many local minima, a large BOA with smooth boundaries associated with the global minimum is an important indicator for the robustness of the optimization algorithm. In this paper, numerical examples of BOA for canned commerc</vt:lpwstr>
  </property>
  <property fmtid="{D5CDD505-2E9C-101B-9397-08002B2CF9AE}" pid="79" name="ZOTERO_BREF_AQ1105DJvolQ_4">
    <vt:lpwstr>ial optimizer: fmincon in MATLAB's toolbox (Sequential Quadratic Programming, sqp, and Interior-Point Algorithm)are given as illustrations of how BOA can be used as a tool to compare the robustness of optimization algorithms. We also showed in an example </vt:lpwstr>
  </property>
  <property fmtid="{D5CDD505-2E9C-101B-9397-08002B2CF9AE}" pid="80" name="ZOTERO_BREF_AQ1105DJvolQ_5">
    <vt:lpwstr>of machine learning application, spurious local minima often appear with more training data are added, and these spurious local minima have nothing to do with the legitimate solution. Finally, three different types of quantitative measure of the robustnes</vt:lpwstr>
  </property>
  <property fmtid="{D5CDD505-2E9C-101B-9397-08002B2CF9AE}" pid="81" name="ZOTERO_BREF_AQ1105DJvolQ_6">
    <vt:lpwstr>s of an optimization algorithm based on the basin boundaries are proposed.","container-title":"2018 14th International Conference on Natural Computation, Fuzzy Systems and Knowledge Discovery (ICNC-FSKD)","DOI":"10.1109/FSKD.2018.8686850","event":"2018 14</vt:lpwstr>
  </property>
  <property fmtid="{D5CDD505-2E9C-101B-9397-08002B2CF9AE}" pid="82" name="ZOTERO_BREF_AQ1105DJvolQ_7">
    <vt:lpwstr>th International Conference on Natural Computation, Fuzzy Systems and Knowledge Discovery (ICNC-FSKD)","page":"133-137","source":"IEEE Xplore","title":"Basin of Attraction as a measure of robustness of an optimization algorithm","author":[{"family":"Tsang</vt:lpwstr>
  </property>
  <property fmtid="{D5CDD505-2E9C-101B-9397-08002B2CF9AE}" pid="83" name="ZOTERO_BREF_AQ1105DJvolQ_8">
    <vt:lpwstr>","given":"Ken K.T."}],"issued":{"date-parts":[["2018",7]]}}}],"schema":"https://github.com/citation-style-language/schema/raw/master/csl-citation.json"}</vt:lpwstr>
  </property>
  <property fmtid="{D5CDD505-2E9C-101B-9397-08002B2CF9AE}" pid="84" name="ZOTERO_BREF_CyI9TGrgQXX5_1">
    <vt:lpwstr>ZOTERO_ITEM CSL_CITATION {"citationID":"ZGOaxK3u","properties":{"formattedCitation":"(Peer et al., 2003)","plainCitation":"(Peer et al., 2003)","noteIndex":0},"citationItems":[{"id":80,"uris":["http://zotero.org/users/5028357/items/9TKT5XFS"],"uri":["http</vt:lpwstr>
  </property>
  <property fmtid="{D5CDD505-2E9C-101B-9397-08002B2CF9AE}" pid="85" name="ZOTERO_BREF_CyI9TGrgQXX5_2">
    <vt:lpwstr>://zotero.org/users/5028357/items/9TKT5XFS"],"itemData":{"id":80,"type":"paper-conference","abstract":"This article is a proposal, by the Computational Intelligence Research Group at the University of Pretoria (CIRG@UP), for a framework to benchmark optim</vt:lpwstr>
  </property>
  <property fmtid="{D5CDD505-2E9C-101B-9397-08002B2CF9AE}" pid="86" name="ZOTERO_BREF_CyI9TGrgQXX5_3">
    <vt:lpwstr>isation algorithms. This framework, known as OptiBench, was conceived out of the necessity to consolidate the efforts of a large research group. Many problems arise when different people work independently on their own research initiatives. These problems</vt:lpwstr>
  </property>
  <property fmtid="{D5CDD505-2E9C-101B-9397-08002B2CF9AE}" pid="87" name="ZOTERO_BREF_CyI9TGrgQXX5_4">
    <vt:lpwstr> range from duplicating effort to, more seriously, having conflicting results. In addition, less experienced members of the group are sometimes unfamiliar with the necessary statistical methods required to properly analyse their results. These problems ar</vt:lpwstr>
  </property>
  <property fmtid="{D5CDD505-2E9C-101B-9397-08002B2CF9AE}" pid="88" name="ZOTERO_BREF_CyI9TGrgQXX5_5">
    <vt:lpwstr>e not limited internally to CIRG@UP but are also prevalent in the research community at large. This proposal aims to standardise the research methodology used by CIRG@UP internally (initially in the optimisation subgroup and later in subgroups working in </vt:lpwstr>
  </property>
  <property fmtid="{D5CDD505-2E9C-101B-9397-08002B2CF9AE}" pid="89" name="ZOTERO_BREF_CyI9TGrgQXX5_6">
    <vt:lpwstr>other paradigms of computational research). Obviously this article cannot dictate the methodologies that should be used by other members of the broader research community, however, the hope is that this framework can be found useful and that others would </vt:lpwstr>
  </property>
  <property fmtid="{D5CDD505-2E9C-101B-9397-08002B2CF9AE}" pid="90" name="ZOTERO_BREF_CyI9TGrgQXX5_7">
    <vt:lpwstr>willingly contribute and become involved.","container-title":"The 2003 Congress on Evolutionary Computation, 2003. CEC '03.","DOI":"10.1109/CEC.2003.1299386","event":"The 2003 Congress on Evolutionary Computation, 2003. CEC '03.","page":"2386-2392 Vol.4",</vt:lpwstr>
  </property>
  <property fmtid="{D5CDD505-2E9C-101B-9397-08002B2CF9AE}" pid="91" name="ZOTERO_BREF_CyI9TGrgQXX5_8">
    <vt:lpwstr>"source":"IEEE Xplore","title":"CIRG@UP OptiBench: a statistically sound framework for benchmarking optimisation algorithms","title-short":"CIRG@UP OptiBench","volume":"4","author":[{"family":"Peer","given":"E.S."},{"family":"Engelbrecht","given":"A.P."},</vt:lpwstr>
  </property>
  <property fmtid="{D5CDD505-2E9C-101B-9397-08002B2CF9AE}" pid="92" name="ZOTERO_BREF_CyI9TGrgQXX5_9">
    <vt:lpwstr>{"family":"Bergh","given":"F.","non-dropping-particle":"van den"}],"issued":{"date-parts":[["2003",12]]}}}],"schema":"https://github.com/citation-style-language/schema/raw/master/csl-citation.json"}</vt:lpwstr>
  </property>
  <property fmtid="{D5CDD505-2E9C-101B-9397-08002B2CF9AE}" pid="93" name="ZOTERO_BREF_EtEXg71a4u6N_1">
    <vt:lpwstr>ZOTERO_ITEM CSL_CITATION {"citationID":"XLYkCgA4","properties":{"formattedCitation":"(Brownlee, 2007)","plainCitation":"(Brownlee, 2007)","noteIndex":0},"citationItems":[{"id":71,"uris":["http://zotero.org/users/5028357/items/2CUSGL4V"],"uri":["http://zot</vt:lpwstr>
  </property>
  <property fmtid="{D5CDD505-2E9C-101B-9397-08002B2CF9AE}" pid="94" name="ZOTERO_BREF_EtEXg71a4u6N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95" name="ZOTERO_BREF_EtEXg71a4u6N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96" name="ZOTERO_BREF_EtEXg71a4u6N_12">
    <vt:lpwstr>ce":"ResearchGate","title":"A Note on Research Methodology and Benchmarking Optimization Algorithms","author":[{"family":"Brownlee","given":"J."}],"issued":{"date-parts":[["2007",1,1]]}}}],"schema":"https://github.com/citation-style-language/schema/raw/ma</vt:lpwstr>
  </property>
  <property fmtid="{D5CDD505-2E9C-101B-9397-08002B2CF9AE}" pid="97" name="ZOTERO_BREF_EtEXg71a4u6N_13">
    <vt:lpwstr>ster/csl-citation.json"}</vt:lpwstr>
  </property>
  <property fmtid="{D5CDD505-2E9C-101B-9397-08002B2CF9AE}" pid="98" name="ZOTERO_BREF_EtEXg71a4u6N_2">
    <vt:lpwstr>ero.org/users/5028357/items/2CUSGL4V"],"itemData":{"id":71,"type":"article-journal","abstract":"A pervasive problem in the field of optimization algorithms is the lack of meaningful and consistent algorithm benchmarking methodology. This includes but is n</vt:lpwstr>
  </property>
  <property fmtid="{D5CDD505-2E9C-101B-9397-08002B2CF9AE}" pid="99" name="ZOTERO_BREF_EtEXg71a4u6N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100" name="ZOTERO_BREF_EtEXg71a4u6N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101" name="ZOTERO_BREF_EtEXg71a4u6N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102" name="ZOTERO_BREF_EtEXg71a4u6N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103" name="ZOTERO_BREF_EtEXg71a4u6N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104" name="ZOTERO_BREF_EtEXg71a4u6N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105" name="ZOTERO_BREF_EtEXg71a4u6N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106" name="ZOTERO_BREF_F6YI4FJfGTfJ_1">
    <vt:lpwstr>ZOTERO_ITEM CSL_CITATION {"citationID":"iXAM0tsW","properties":{"formattedCitation":"(Brownlee, 2007)","plainCitation":"(Brownlee, 2007)","noteIndex":0},"citationItems":[{"id":75,"uris":["http://zotero.org/users/5028357/items/2CUSGL4V"],"uri":["http://zot</vt:lpwstr>
  </property>
  <property fmtid="{D5CDD505-2E9C-101B-9397-08002B2CF9AE}" pid="107" name="ZOTERO_BREF_F6YI4FJfGTfJ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108" name="ZOTERO_BREF_F6YI4FJfGTfJ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109" name="ZOTERO_BREF_F6YI4FJfGTfJ_12">
    <vt:lpwstr>ce":"ResearchGate","title":"A Note on Research Methodology and Benchmarking Optimization Algorithms","author":[{"family":"Brownlee","given":"J."}],"issued":{"date-parts":[["2007",1,1]]}}}],"schema":"https://github.com/citation-style-language/schema/raw/ma</vt:lpwstr>
  </property>
  <property fmtid="{D5CDD505-2E9C-101B-9397-08002B2CF9AE}" pid="110" name="ZOTERO_BREF_F6YI4FJfGTfJ_13">
    <vt:lpwstr>ster/csl-citation.json"}</vt:lpwstr>
  </property>
  <property fmtid="{D5CDD505-2E9C-101B-9397-08002B2CF9AE}" pid="111" name="ZOTERO_BREF_F6YI4FJfGTfJ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112" name="ZOTERO_BREF_F6YI4FJfGTfJ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113" name="ZOTERO_BREF_F6YI4FJfGTfJ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114" name="ZOTERO_BREF_F6YI4FJfGTfJ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115" name="ZOTERO_BREF_F6YI4FJfGTfJ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116" name="ZOTERO_BREF_F6YI4FJfGTfJ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117" name="ZOTERO_BREF_F6YI4FJfGTfJ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118" name="ZOTERO_BREF_F6YI4FJfGTfJ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119" name="ZOTERO_BREF_GfsQOCUA9zBw_1">
    <vt:lpwstr>ZOTERO_ITEM CSL_CITATION {"citationID":"EEBdrdCe","properties":{"formattedCitation":"(Luke, 2013)","plainCitation":"(Luke, 2013)","noteIndex":0},"citationItems":[{"id":183,"uris":["http://zotero.org/users/5028357/items/WUX59A4X"],"uri":["http://zotero.org</vt:lpwstr>
  </property>
  <property fmtid="{D5CDD505-2E9C-101B-9397-08002B2CF9AE}" pid="120" name="ZOTERO_BREF_GfsQOCUA9zBw_2">
    <vt:lpwstr>/users/5028357/items/WUX59A4X"],"itemData":{"id":183,"type":"book","edition":"Second edition, online version 2.0","event-place":"Morrisville, N.C.","ISBN":"978-1-300-54962-8","language":"en","note":"OCLC: 876159426","number-of-pages":"239","publisher":"lu</vt:lpwstr>
  </property>
  <property fmtid="{D5CDD505-2E9C-101B-9397-08002B2CF9AE}" pid="121" name="ZOTERO_BREF_GfsQOCUA9zBw_3">
    <vt:lpwstr>lu.com","publisher-place":"Morrisville, N.C.","source":"Gemeinsamer Bibliotheksverbund ISBN","title":"Essentials of metaheuristics: a set of undergraduate lecture notes","title-short":"Essentials of metaheuristics","author":[{"family":"Luke","given":"Sean</vt:lpwstr>
  </property>
  <property fmtid="{D5CDD505-2E9C-101B-9397-08002B2CF9AE}" pid="122" name="ZOTERO_BREF_GfsQOCUA9zBw_4">
    <vt:lpwstr>"}],"issued":{"date-parts":[["2013"]]}}}],"schema":"https://github.com/citation-style-language/schema/raw/master/csl-citation.json"}</vt:lpwstr>
  </property>
  <property fmtid="{D5CDD505-2E9C-101B-9397-08002B2CF9AE}" pid="123" name="ZOTERO_BREF_InjcihbknMez_1">
    <vt:lpwstr>ZOTERO_ITEM CSL_CITATION {"citationID":"MtWXUcc2","properties":{"formattedCitation":"(Brownlee, 2007)","plainCitation":"(Brownlee, 2007)","noteIndex":0},"citationItems":[{"id":75,"uris":["http://zotero.org/users/5028357/items/2CUSGL4V"],"uri":["http://zot</vt:lpwstr>
  </property>
  <property fmtid="{D5CDD505-2E9C-101B-9397-08002B2CF9AE}" pid="124" name="ZOTERO_BREF_InjcihbknMez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125" name="ZOTERO_BREF_InjcihbknMez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126" name="ZOTERO_BREF_InjcihbknMez_12">
    <vt:lpwstr>ce":"ResearchGate","title":"A Note on Research Methodology and Benchmarking Optimization Algorithms","author":[{"family":"Brownlee","given":"J."}],"issued":{"date-parts":[["2007",1,1]]}}}],"schema":"https://github.com/citation-style-language/schema/raw/ma</vt:lpwstr>
  </property>
  <property fmtid="{D5CDD505-2E9C-101B-9397-08002B2CF9AE}" pid="127" name="ZOTERO_BREF_InjcihbknMez_13">
    <vt:lpwstr>ster/csl-citation.json"}</vt:lpwstr>
  </property>
  <property fmtid="{D5CDD505-2E9C-101B-9397-08002B2CF9AE}" pid="128" name="ZOTERO_BREF_InjcihbknMez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129" name="ZOTERO_BREF_InjcihbknMez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130" name="ZOTERO_BREF_InjcihbknMez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131" name="ZOTERO_BREF_InjcihbknMez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132" name="ZOTERO_BREF_InjcihbknMez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133" name="ZOTERO_BREF_InjcihbknMez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134" name="ZOTERO_BREF_InjcihbknMez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135" name="ZOTERO_BREF_InjcihbknMez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136" name="ZOTERO_BREF_IzV2PoJjeWbM_1">
    <vt:lpwstr>ZOTERO_ITEM CSL_CITATION {"citationID":"uhAdL3Yr","properties":{"formattedCitation":"(Gamma et al., 1995)","plainCitation":"(Gamma et al., 1995)","noteIndex":0},"citationItems":[{"id":169,"uris":["http://zotero.org/users/5028357/items/B9BIWUAK"],"uri":["h</vt:lpwstr>
  </property>
  <property fmtid="{D5CDD505-2E9C-101B-9397-08002B2CF9AE}" pid="137" name="ZOTERO_BREF_IzV2PoJjeWbM_2">
    <vt:lpwstr>ttp://zotero.org/users/5028357/items/B9BIWUAK"],"itemData":{"id":169,"type":"article-journal","language":"en","page":"431","source":"Zotero","title":"Design Patterns : Elements of Reusable Object-Oriented Software","author":[{"family":"Gamma","given":"Eri</vt:lpwstr>
  </property>
  <property fmtid="{D5CDD505-2E9C-101B-9397-08002B2CF9AE}" pid="138" name="ZOTERO_BREF_IzV2PoJjeWbM_3">
    <vt:lpwstr>ch"},{"family":"Helm","given":"Richard"},{"family":"Johnson","given":"Ralph"},{"family":"Vlissides","given":"John"}],"issued":{"date-parts":[["1995"]]}}}],"schema":"https://github.com/citation-style-language/schema/raw/master/csl-citation.json"}</vt:lpwstr>
  </property>
  <property fmtid="{D5CDD505-2E9C-101B-9397-08002B2CF9AE}" pid="139" name="ZOTERO_BREF_JDtvMdT8mN27_1">
    <vt:lpwstr>ZOTERO_ITEM CSL_CITATION {"citationID":"U7vfwUf7","properties":{"formattedCitation":"(Sala &amp; M\\uc0\\u252{}ller, 2020)","plainCitation":"(Sala &amp; Müller, 2020)","noteIndex":0},"citationItems":[{"id":59,"uris":["http://zotero.org/users/5028357/items/SJLLBLW</vt:lpwstr>
  </property>
  <property fmtid="{D5CDD505-2E9C-101B-9397-08002B2CF9AE}" pid="140" name="ZOTERO_BREF_JDtvMdT8mN27_2">
    <vt:lpwstr>N"],"uri":["http://zotero.org/users/5028357/items/SJLLBLWN"],"itemData":{"id":59,"type":"article-journal","abstract":"Research on new optimization algorithms is often funded based on the motivation that such algorithms might improve the capabilities to de</vt:lpwstr>
  </property>
  <property fmtid="{D5CDD505-2E9C-101B-9397-08002B2CF9AE}" pid="141" name="ZOTERO_BREF_JDtvMdT8mN27_3">
    <vt:lpwstr>al with real-world and industrially relevant optimization challenges. Besides a huge variety of different evolutionary and metaheuristic optimization algorithms, also a large number of test problems and benchmark suites have been developed and used for co</vt:lpwstr>
  </property>
  <property fmtid="{D5CDD505-2E9C-101B-9397-08002B2CF9AE}" pid="142" name="ZOTERO_BREF_JDtvMdT8mN27_4">
    <vt:lpwstr>mparative assessments of algorithms, in the context of global, continuous, and black-box optimization. For many of the commonly used synthetic benchmark problems or artificial fitness landscapes, there are however, no methods available, to relate the resu</vt:lpwstr>
  </property>
  <property fmtid="{D5CDD505-2E9C-101B-9397-08002B2CF9AE}" pid="143" name="ZOTERO_BREF_JDtvMdT8mN27_5">
    <vt:lpwstr>lting algorithm performance assessments to technologically relevant real-world optimization problems, or vice versa. Also, from a theoretical perspective, many of the commonly used benchmark problems and approaches have little to no generalization value. </vt:lpwstr>
  </property>
  <property fmtid="{D5CDD505-2E9C-101B-9397-08002B2CF9AE}" pid="144" name="ZOTERO_BREF_JDtvMdT8mN27_6">
    <vt:lpwstr>Based on a mini-review of publications with critical comments, advice, and new approaches, this communication aims to give a constructive perspective on several open challenges and prospective research directions related to systematic and generalizable be</vt:lpwstr>
  </property>
  <property fmtid="{D5CDD505-2E9C-101B-9397-08002B2CF9AE}" pid="145" name="ZOTERO_BREF_JDtvMdT8mN27_7">
    <vt:lpwstr>nchmarking for black-box optimization.","container-title":"arXiv:2007.00541 [cs, math]","note":"arXiv: 2007.00541","source":"arXiv.org","title":"Benchmarking for Metaheuristic Black-Box Optimization: Perspectives and Open Challenges","title-short":"Benchm</vt:lpwstr>
  </property>
  <property fmtid="{D5CDD505-2E9C-101B-9397-08002B2CF9AE}" pid="146" name="ZOTERO_BREF_JDtvMdT8mN27_8">
    <vt:lpwstr>arking for Metaheuristic Black-Box Optimization","URL":"http://arxiv.org/abs/2007.00541","author":[{"family":"Sala","given":"Ramses"},{"family":"Müller","given":"Ralf"}],"accessed":{"date-parts":[["2020",7,23]]},"issued":{"date-parts":[["2020",7,1]]}}}],"</vt:lpwstr>
  </property>
  <property fmtid="{D5CDD505-2E9C-101B-9397-08002B2CF9AE}" pid="147" name="ZOTERO_BREF_JDtvMdT8mN27_9">
    <vt:lpwstr>schema":"https://github.com/citation-style-language/schema/raw/master/csl-citation.json"}</vt:lpwstr>
  </property>
  <property fmtid="{D5CDD505-2E9C-101B-9397-08002B2CF9AE}" pid="148" name="ZOTERO_BREF_JrvBXdQ5sh4T_1">
    <vt:lpwstr>ZOTERO_ITEM CSL_CITATION {"citationID":"psDYsyRP","properties":{"formattedCitation":"(Nannen, 2006)","plainCitation":"(Nannen, 2006)","noteIndex":0},"citationItems":[{"id":121,"uris":["http://zotero.org/users/5028357/items/VR4ZAEYN"],"uri":["http://zotero</vt:lpwstr>
  </property>
  <property fmtid="{D5CDD505-2E9C-101B-9397-08002B2CF9AE}" pid="149" name="ZOTERO_BREF_JrvBXdQ5sh4T_10">
    <vt:lpwstr/>
  </property>
  <property fmtid="{D5CDD505-2E9C-101B-9397-08002B2CF9AE}" pid="150" name="ZOTERO_BREF_JrvBXdQ5sh4T_11">
    <vt:lpwstr/>
  </property>
  <property fmtid="{D5CDD505-2E9C-101B-9397-08002B2CF9AE}" pid="151" name="ZOTERO_BREF_JrvBXdQ5sh4T_12">
    <vt:lpwstr/>
  </property>
  <property fmtid="{D5CDD505-2E9C-101B-9397-08002B2CF9AE}" pid="152" name="ZOTERO_BREF_JrvBXdQ5sh4T_2">
    <vt:lpwstr>.org/users/5028357/items/VR4ZAEYN"],"itemData":{"id":121,"type":"paper-conference","abstract":"We present and evaluate a method for estimating the relevance and calibrating the values of parameters of an evolutionary algorithm. The method provides an info</vt:lpwstr>
  </property>
  <property fmtid="{D5CDD505-2E9C-101B-9397-08002B2CF9AE}" pid="153" name="ZOTERO_BREF_JrvBXdQ5sh4T_3">
    <vt:lpwstr>rmation theoretic measure on how sensitive a parameter is to the choice of its value. This can be used to estimate the relevance of parameters, to choose between different possible sets of parameters, and to allocate resources to the calibration of releva</vt:lpwstr>
  </property>
  <property fmtid="{D5CDD505-2E9C-101B-9397-08002B2CF9AE}" pid="154" name="ZOTERO_BREF_JrvBXdQ5sh4T_4">
    <vt:lpwstr>nt parameters. The method calibrates the evolutionary algorithm to reach a high performance, while retaining a maximum of robustness and generalizability. We demonstrate the method on an agent-based application from evolutionary economics and show how the</vt:lpwstr>
  </property>
  <property fmtid="{D5CDD505-2E9C-101B-9397-08002B2CF9AE}" pid="155" name="ZOTERO_BREF_JrvBXdQ5sh4T_5">
    <vt:lpwstr> method helps to design an evolutionary algorithm that allows the agents to achieve a high welfare with a minimum of algorithmic complexity. Categories and Subject Descriptors","container-title":"Genetic and Evolutionary Computation Conference, GECCO 2006</vt:lpwstr>
  </property>
  <property fmtid="{D5CDD505-2E9C-101B-9397-08002B2CF9AE}" pid="156" name="ZOTERO_BREF_JrvBXdQ5sh4T_6">
    <vt:lpwstr>, Proceedings","page":"8–12","publisher":"ACM","source":"CiteSeer","title":"A Method for Parameter Calibration and Relevance Estimation in Evolutionary Algorithms","author":[{"family":"Nannen","given":"Volker"}],"issued":{"date-parts":[["2006"]]}}}],"sche</vt:lpwstr>
  </property>
  <property fmtid="{D5CDD505-2E9C-101B-9397-08002B2CF9AE}" pid="157" name="ZOTERO_BREF_JrvBXdQ5sh4T_7">
    <vt:lpwstr>ma":"https://github.com/citation-style-language/schema/raw/master/csl-citation.json"}</vt:lpwstr>
  </property>
  <property fmtid="{D5CDD505-2E9C-101B-9397-08002B2CF9AE}" pid="158" name="ZOTERO_BREF_JrvBXdQ5sh4T_8">
    <vt:lpwstr/>
  </property>
  <property fmtid="{D5CDD505-2E9C-101B-9397-08002B2CF9AE}" pid="159" name="ZOTERO_BREF_JrvBXdQ5sh4T_9">
    <vt:lpwstr/>
  </property>
  <property fmtid="{D5CDD505-2E9C-101B-9397-08002B2CF9AE}" pid="160" name="ZOTERO_BREF_KPys9F2ISa4j_1">
    <vt:lpwstr>ZOTERO_ITEM CSL_CITATION {"citationID":"pZgv5FoM","properties":{"formattedCitation":"(Gandomi &amp; Yang, 2011)","plainCitation":"(Gandomi &amp; Yang, 2011)","noteIndex":0},"citationItems":[{"id":32,"uris":["http://zotero.org/users/5028357/items/KWQ9JFJP"],"uri":</vt:lpwstr>
  </property>
  <property fmtid="{D5CDD505-2E9C-101B-9397-08002B2CF9AE}" pid="161" name="ZOTERO_BREF_KPys9F2ISa4j_2">
    <vt:lpwstr>["http://zotero.org/users/5028357/items/KWQ9JFJP"],"itemData":{"id":32,"type":"chapter","abstract":"Structural optimization is an important area related to both optimization and structural engineering. Structural optimization problems are often used as be</vt:lpwstr>
  </property>
  <property fmtid="{D5CDD505-2E9C-101B-9397-08002B2CF9AE}" pid="162" name="ZOTERO_BREF_KPys9F2ISa4j_3">
    <vt:lpwstr>nchmarks to validate new optimization algorithms or to test the suitability of a chosen algorithm. In almost all structural engineering applications, it is very important to find the best possible parameters for given design objectives and constraints whi</vt:lpwstr>
  </property>
  <property fmtid="{D5CDD505-2E9C-101B-9397-08002B2CF9AE}" pid="163" name="ZOTERO_BREF_KPys9F2ISa4j_4">
    <vt:lpwstr>ch are highly non-linear, involving many different design variables. The field of structural optimization is also an area undergoing rapid changes in terms of methodology and design tools. Thus, it is highly necessary to summarize some benchmark problems </vt:lpwstr>
  </property>
  <property fmtid="{D5CDD505-2E9C-101B-9397-08002B2CF9AE}" pid="164" name="ZOTERO_BREF_KPys9F2ISa4j_5">
    <vt:lpwstr>for structural optimization. This chapter provides an overview of structural optimization problems of both truss and non-truss cases.","collection-title":"Studies in Computational Intelligence","container-title":"Computational Optimization, Methods and Al</vt:lpwstr>
  </property>
  <property fmtid="{D5CDD505-2E9C-101B-9397-08002B2CF9AE}" pid="165" name="ZOTERO_BREF_KPys9F2ISa4j_6">
    <vt:lpwstr>gorithms","event-place":"Berlin, Heidelberg","ISBN":"978-3-642-20859-1","language":"en","note":"DOI: 10.1007/978-3-642-20859-1_12","page":"259-281","publisher":"Springer","publisher-place":"Berlin, Heidelberg","source":"Springer Link","title":"Benchmark P</vt:lpwstr>
  </property>
  <property fmtid="{D5CDD505-2E9C-101B-9397-08002B2CF9AE}" pid="166" name="ZOTERO_BREF_KPys9F2ISa4j_7">
    <vt:lpwstr>roblems in Structural Optimization","URL":"https://doi.org/10.1007/978-3-642-20859-1_12","author":[{"family":"Gandomi","given":"Amir Hossein"},{"family":"Yang","given":"Xin-She"}],"editor":[{"family":"Koziel","given":"Slawomir"},{"family":"Yang","given":"</vt:lpwstr>
  </property>
  <property fmtid="{D5CDD505-2E9C-101B-9397-08002B2CF9AE}" pid="167" name="ZOTERO_BREF_KPys9F2ISa4j_8">
    <vt:lpwstr>Xin-She"}],"accessed":{"date-parts":[["2020",7,23]]},"issued":{"date-parts":[["2011"]]}}}],"schema":"https://github.com/citation-style-language/schema/raw/master/csl-citation.json"}</vt:lpwstr>
  </property>
  <property fmtid="{D5CDD505-2E9C-101B-9397-08002B2CF9AE}" pid="168" name="ZOTERO_BREF_MYggVfmMAqLF_1">
    <vt:lpwstr>ZOTERO_ITEM CSL_CITATION {"citationID":"RlL4CYKu","properties":{"formattedCitation":"(Gamma et al., 1995)","plainCitation":"(Gamma et al., 1995)","noteIndex":0},"citationItems":[{"id":169,"uris":["http://zotero.org/users/5028357/items/B9BIWUAK"],"uri":["h</vt:lpwstr>
  </property>
  <property fmtid="{D5CDD505-2E9C-101B-9397-08002B2CF9AE}" pid="169" name="ZOTERO_BREF_MYggVfmMAqLF_2">
    <vt:lpwstr>ttp://zotero.org/users/5028357/items/B9BIWUAK"],"itemData":{"id":169,"type":"article-journal","language":"en","page":"431","source":"Zotero","title":"Design Patterns : Elements of Reusable Object-Oriented Software","author":[{"family":"Gamma","given":"Eri</vt:lpwstr>
  </property>
  <property fmtid="{D5CDD505-2E9C-101B-9397-08002B2CF9AE}" pid="170" name="ZOTERO_BREF_MYggVfmMAqLF_3">
    <vt:lpwstr>ch"},{"family":"Helm","given":"Richard"},{"family":"Johnson","given":"Ralph"},{"family":"Vlissides","given":"John"}],"issued":{"date-parts":[["1995"]]}}}],"schema":"https://github.com/citation-style-language/schema/raw/master/csl-citation.json"}</vt:lpwstr>
  </property>
  <property fmtid="{D5CDD505-2E9C-101B-9397-08002B2CF9AE}" pid="171" name="ZOTERO_BREF_PwQmPfttncdo_1">
    <vt:lpwstr>ZOTERO_BIBL {"uncited":[],"omitted":[],"custom":[]} CSL_BIBLIOGRAPHY</vt:lpwstr>
  </property>
  <property fmtid="{D5CDD505-2E9C-101B-9397-08002B2CF9AE}" pid="172" name="ZOTERO_BREF_QAaEE4cMpMrD_1">
    <vt:lpwstr>ZOTERO_ITEM CSL_CITATION {"citationID":"BSBOGV4u","properties":{"formattedCitation":"(Brownlee, 2007)","plainCitation":"(Brownlee, 2007)","noteIndex":0},"citationItems":[{"id":75,"uris":["http://zotero.org/users/5028357/items/2CUSGL4V"],"uri":["http://zot</vt:lpwstr>
  </property>
  <property fmtid="{D5CDD505-2E9C-101B-9397-08002B2CF9AE}" pid="173" name="ZOTERO_BREF_QAaEE4cMpMrD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174" name="ZOTERO_BREF_QAaEE4cMpMrD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175" name="ZOTERO_BREF_QAaEE4cMpMrD_12">
    <vt:lpwstr>ce":"ResearchGate","title":"A Note on Research Methodology and Benchmarking Optimization Algorithms","author":[{"family":"Brownlee","given":"J."}],"issued":{"date-parts":[["2007",1,1]]}}}],"schema":"https://github.com/citation-style-language/schema/raw/ma</vt:lpwstr>
  </property>
  <property fmtid="{D5CDD505-2E9C-101B-9397-08002B2CF9AE}" pid="176" name="ZOTERO_BREF_QAaEE4cMpMrD_13">
    <vt:lpwstr>ster/csl-citation.json"}</vt:lpwstr>
  </property>
  <property fmtid="{D5CDD505-2E9C-101B-9397-08002B2CF9AE}" pid="177" name="ZOTERO_BREF_QAaEE4cMpMrD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178" name="ZOTERO_BREF_QAaEE4cMpMrD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179" name="ZOTERO_BREF_QAaEE4cMpMrD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180" name="ZOTERO_BREF_QAaEE4cMpMrD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181" name="ZOTERO_BREF_QAaEE4cMpMrD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182" name="ZOTERO_BREF_QAaEE4cMpMrD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183" name="ZOTERO_BREF_QAaEE4cMpMrD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184" name="ZOTERO_BREF_QAaEE4cMpMrD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185" name="ZOTERO_BREF_Qqgn4Zc88ifn_1">
    <vt:lpwstr>ZOTERO_ITEM CSL_CITATION {"citationID":"dJbqnaGd","properties":{"formattedCitation":"(Lukasiewycz et al., 2011)","plainCitation":"(Lukasiewycz et al., 2011)","noteIndex":0},"citationItems":[{"id":208,"uris":["http://zotero.org/users/5028357/items/G48SS22N</vt:lpwstr>
  </property>
  <property fmtid="{D5CDD505-2E9C-101B-9397-08002B2CF9AE}" pid="186" name="ZOTERO_BREF_Qqgn4Zc88ifn_10">
    <vt:lpwstr>20",8,5]]},"issued":{"date-parts":[["2011"]]}}}],"schema":"https://github.com/citation-style-language/schema/raw/master/csl-citation.json"}</vt:lpwstr>
  </property>
  <property fmtid="{D5CDD505-2E9C-101B-9397-08002B2CF9AE}" pid="187" name="ZOTERO_BREF_Qqgn4Zc88ifn_2">
    <vt:lpwstr>"],"uri":["http://zotero.org/users/5028357/items/G48SS22N"],"itemData":{"id":208,"type":"paper-conference","abstract":"This paper presents a modular framework for meta-heuristic optimization of complex optimization tasks by decomposing them into subtasks </vt:lpwstr>
  </property>
  <property fmtid="{D5CDD505-2E9C-101B-9397-08002B2CF9AE}" pid="188" name="ZOTERO_BREF_Qqgn4Zc88ifn_3">
    <vt:lpwstr>that may be designed and developed separately. Since these subtasks are generally correlated, a separate optimization is prohibited and the framework has to be capable of optimizing the subtasks concurrently. For this purpose, a distinction of genetic rep</vt:lpwstr>
  </property>
  <property fmtid="{D5CDD505-2E9C-101B-9397-08002B2CF9AE}" pid="189" name="ZOTERO_BREF_Qqgn4Zc88ifn_4">
    <vt:lpwstr>resentation (genotype) and representation of a solution of the optimization problem (phenotype) is imposed. A compositional genotype and appropriate operators enable the separate development and testing of the optimization of subtasks by a strict decoupli</vt:lpwstr>
  </property>
  <property fmtid="{D5CDD505-2E9C-101B-9397-08002B2CF9AE}" pid="190" name="ZOTERO_BREF_Qqgn4Zc88ifn_5">
    <vt:lpwstr>ng. The proposed concept is implemented as open source reference OPT4J [6]. The architecture of this implementation is outlined and design decisions are discussed that enable a maximal decoupling and ﬂexibility. A case study of a complex real-world optimi</vt:lpwstr>
  </property>
  <property fmtid="{D5CDD505-2E9C-101B-9397-08002B2CF9AE}" pid="191" name="ZOTERO_BREF_Qqgn4Zc88ifn_6">
    <vt:lpwstr>zation problem from the automotive domain is introduced. This case study requires the concurrent optimization of several heterogeneous aspects. Exemplary, it is shown how the proposed framework allows to efﬁciently optimize this complex problem by decompo</vt:lpwstr>
  </property>
  <property fmtid="{D5CDD505-2E9C-101B-9397-08002B2CF9AE}" pid="192" name="ZOTERO_BREF_Qqgn4Zc88ifn_7">
    <vt:lpwstr>sing it into subtasks that are optimized concurrently.","container-title":"Proceedings of the 13th annual conference on Genetic and evolutionary computation - GECCO '11","DOI":"10.1145/2001576.2001808","event":"the 13th annual conference","event-place":"D</vt:lpwstr>
  </property>
  <property fmtid="{D5CDD505-2E9C-101B-9397-08002B2CF9AE}" pid="193" name="ZOTERO_BREF_Qqgn4Zc88ifn_8">
    <vt:lpwstr>ublin, Ireland","ISBN":"978-1-4503-0557-0","language":"en","page":"1723","publisher":"ACM Press","publisher-place":"Dublin, Ireland","source":"DOI.org (Crossref)","title":"Opt4J: a modular framework for meta-heuristic optimization","title-short":"Opt4J","</vt:lpwstr>
  </property>
  <property fmtid="{D5CDD505-2E9C-101B-9397-08002B2CF9AE}" pid="194" name="ZOTERO_BREF_Qqgn4Zc88ifn_9">
    <vt:lpwstr>URL":"http://portal.acm.org/citation.cfm?doid=2001576.2001808","author":[{"family":"Lukasiewycz","given":"Martin"},{"family":"Glaß","given":"Michael"},{"family":"Reimann","given":"Felix"},{"family":"Teich","given":"Jürgen"}],"accessed":{"date-parts":[["20</vt:lpwstr>
  </property>
  <property fmtid="{D5CDD505-2E9C-101B-9397-08002B2CF9AE}" pid="195" name="ZOTERO_BREF_RCdjbSSPpRN0_1">
    <vt:lpwstr>ZOTERO_ITEM CSL_CITATION {"citationID":"oECvzgFj","properties":{"formattedCitation":"(Brownlee, 2007)","plainCitation":"(Brownlee, 2007)","noteIndex":0},"citationItems":[{"id":75,"uris":["http://zotero.org/users/5028357/items/2CUSGL4V"],"uri":["http://zot</vt:lpwstr>
  </property>
  <property fmtid="{D5CDD505-2E9C-101B-9397-08002B2CF9AE}" pid="196" name="ZOTERO_BREF_RCdjbSSPpRN0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197" name="ZOTERO_BREF_RCdjbSSPpRN0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198" name="ZOTERO_BREF_RCdjbSSPpRN0_12">
    <vt:lpwstr>ce":"ResearchGate","title":"A Note on Research Methodology and Benchmarking Optimization Algorithms","author":[{"family":"Brownlee","given":"J."}],"issued":{"date-parts":[["2007",1,1]]}}}],"schema":"https://github.com/citation-style-language/schema/raw/ma</vt:lpwstr>
  </property>
  <property fmtid="{D5CDD505-2E9C-101B-9397-08002B2CF9AE}" pid="199" name="ZOTERO_BREF_RCdjbSSPpRN0_13">
    <vt:lpwstr>ster/csl-citation.json"}</vt:lpwstr>
  </property>
  <property fmtid="{D5CDD505-2E9C-101B-9397-08002B2CF9AE}" pid="200" name="ZOTERO_BREF_RCdjbSSPpRN0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201" name="ZOTERO_BREF_RCdjbSSPpRN0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202" name="ZOTERO_BREF_RCdjbSSPpRN0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203" name="ZOTERO_BREF_RCdjbSSPpRN0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204" name="ZOTERO_BREF_RCdjbSSPpRN0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205" name="ZOTERO_BREF_RCdjbSSPpRN0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206" name="ZOTERO_BREF_RCdjbSSPpRN0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207" name="ZOTERO_BREF_RCdjbSSPpRN0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208" name="ZOTERO_BREF_RCx4v4Ux04lz_1">
    <vt:lpwstr/>
  </property>
  <property fmtid="{D5CDD505-2E9C-101B-9397-08002B2CF9AE}" pid="209" name="ZOTERO_BREF_SKBfaxnWBt3W_1">
    <vt:lpwstr>ZOTERO_ITEM CSL_CITATION {"citationID":"9KOh36bT","properties":{"formattedCitation":"(Brownlee, 2007)","plainCitation":"(Brownlee, 2007)","noteIndex":0},"citationItems":[{"id":75,"uris":["http://zotero.org/users/5028357/items/2CUSGL4V"],"uri":["http://zot</vt:lpwstr>
  </property>
  <property fmtid="{D5CDD505-2E9C-101B-9397-08002B2CF9AE}" pid="210" name="ZOTERO_BREF_SKBfaxnWBt3W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211" name="ZOTERO_BREF_SKBfaxnWBt3W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212" name="ZOTERO_BREF_SKBfaxnWBt3W_12">
    <vt:lpwstr>ce":"ResearchGate","title":"A Note on Research Methodology and Benchmarking Optimization Algorithms","author":[{"family":"Brownlee","given":"J."}],"issued":{"date-parts":[["2007",1,1]]}}}],"schema":"https://github.com/citation-style-language/schema/raw/ma</vt:lpwstr>
  </property>
  <property fmtid="{D5CDD505-2E9C-101B-9397-08002B2CF9AE}" pid="213" name="ZOTERO_BREF_SKBfaxnWBt3W_13">
    <vt:lpwstr>ster/csl-citation.json"}</vt:lpwstr>
  </property>
  <property fmtid="{D5CDD505-2E9C-101B-9397-08002B2CF9AE}" pid="214" name="ZOTERO_BREF_SKBfaxnWBt3W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215" name="ZOTERO_BREF_SKBfaxnWBt3W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216" name="ZOTERO_BREF_SKBfaxnWBt3W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217" name="ZOTERO_BREF_SKBfaxnWBt3W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218" name="ZOTERO_BREF_SKBfaxnWBt3W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219" name="ZOTERO_BREF_SKBfaxnWBt3W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220" name="ZOTERO_BREF_SKBfaxnWBt3W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221" name="ZOTERO_BREF_SKBfaxnWBt3W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222" name="ZOTERO_BREF_TVxFSzIm1dtY_1">
    <vt:lpwstr>ZOTERO_ITEM CSL_CITATION {"citationID":"EM3F859B","properties":{"formattedCitation":"(Mendes et al., 2009)","plainCitation":"(Mendes et al., 2009)","noteIndex":0},"citationItems":[{"id":90,"uris":["http://zotero.org/users/5028357/items/V85PF3S4"],"uri":["</vt:lpwstr>
  </property>
  <property fmtid="{D5CDD505-2E9C-101B-9397-08002B2CF9AE}" pid="223" name="ZOTERO_BREF_TVxFSzIm1dtY_10">
    <vt:lpwstr>,{"family":"Leon","given":"Coromoto"},{"family":"Sanchez-Perez","given":"Juan M."}],"issued":{"date-parts":[["2009",10]]}}}],"schema":"https://github.com/citation-style-language/schema/raw/master/csl-citation.json"}</vt:lpwstr>
  </property>
  <property fmtid="{D5CDD505-2E9C-101B-9397-08002B2CF9AE}" pid="224" name="ZOTERO_BREF_TVxFSzIm1dtY_2">
    <vt:lpwstr>http://zotero.org/users/5028357/items/V85PF3S4"],"itemData":{"id":90,"type":"article-journal","abstract":"The radio network design (RND) is an NP-hard optimization problem which consists of the maximization of the coverage of a given area while minimizing</vt:lpwstr>
  </property>
  <property fmtid="{D5CDD505-2E9C-101B-9397-08002B2CF9AE}" pid="225" name="ZOTERO_BREF_TVxFSzIm1dtY_3">
    <vt:lpwstr> the base station deployment. Solving RND problems efficiently is relevant to many fields of application and has a direct impact in the engineering, telecommunication, scientific, and industrial areas. Numerous works can be found in the literature dealing</vt:lpwstr>
  </property>
  <property fmtid="{D5CDD505-2E9C-101B-9397-08002B2CF9AE}" pid="226" name="ZOTERO_BREF_TVxFSzIm1dtY_4">
    <vt:lpwstr> with the RND problem, although they all suffer from the same shortfall: a noncomparable efficiency. Therefore, the aim of this paper is twofold: first, to offer a reliable RND comparison base reference in order to cover a wide algorithmic spectrum, and, </vt:lpwstr>
  </property>
  <property fmtid="{D5CDD505-2E9C-101B-9397-08002B2CF9AE}" pid="227" name="ZOTERO_BREF_TVxFSzIm1dtY_5">
    <vt:lpwstr>second, to offer a comprehensible insight into accurate comparisons of efficiency, reliability, and swiftness of the different techniques applied to solve the RND problem. In order to achieve the first aim we propose a canonical RND problem formulation dr</vt:lpwstr>
  </property>
  <property fmtid="{D5CDD505-2E9C-101B-9397-08002B2CF9AE}" pid="228" name="ZOTERO_BREF_TVxFSzIm1dtY_6">
    <vt:lpwstr>iven by two main directives: technology independence and a normalized comparison criterion. Following this, we have included an exhaustive behavior comparison between 14 different techniques. Finally, this paper indicates algorithmic trends and different </vt:lpwstr>
  </property>
  <property fmtid="{D5CDD505-2E9C-101B-9397-08002B2CF9AE}" pid="229" name="ZOTERO_BREF_TVxFSzIm1dtY_7">
    <vt:lpwstr>patterns that can be observed through this analysis.","container-title":"IEEE Transactions on Evolutionary Computation","DOI":"10.1109/TEVC.2009.2023448","ISSN":"1941-0026","issue":"5","note":"event: IEEE Transactions on Evolutionary Computation","page":"</vt:lpwstr>
  </property>
  <property fmtid="{D5CDD505-2E9C-101B-9397-08002B2CF9AE}" pid="230" name="ZOTERO_BREF_TVxFSzIm1dtY_8">
    <vt:lpwstr>1133-1150","source":"IEEE Xplore","title":"Benchmarking a Wide Spectrum of Metaheuristic Techniques for the Radio Network Design Problem","volume":"13","author":[{"family":"Mendes","given":"SÍlvio P."},{"family":"Molina","given":"Guillermo"},{"family":"Ve</vt:lpwstr>
  </property>
  <property fmtid="{D5CDD505-2E9C-101B-9397-08002B2CF9AE}" pid="231" name="ZOTERO_BREF_TVxFSzIm1dtY_9">
    <vt:lpwstr>ga-Rodriguez","given":"Miguel A."},{"family":"Gomez-Pulido","given":"Juan A."},{"family":"Saez","given":"Yago"},{"family":"Miranda","given":"Gara"},{"family":"Segura","given":"Carlos"},{"family":"Alba","given":"Enrique"},{"family":"Isasi","given":"Pedro"}</vt:lpwstr>
  </property>
  <property fmtid="{D5CDD505-2E9C-101B-9397-08002B2CF9AE}" pid="232" name="ZOTERO_BREF_VEFTgjB2gsAg_1">
    <vt:lpwstr>ZOTERO_ITEM CSL_CITATION {"citationID":"vJMRZ5n7","properties":{"formattedCitation":"(2007)","plainCitation":"(2007)","noteIndex":0},"citationItems":[{"id":75,"uris":["http://zotero.org/users/5028357/items/2CUSGL4V"],"uri":["http://zotero.org/users/502835</vt:lpwstr>
  </property>
  <property fmtid="{D5CDD505-2E9C-101B-9397-08002B2CF9AE}" pid="233" name="ZOTERO_BREF_VEFTgjB2gsAg_10">
    <vt:lpwstr>ion are 1) a summary of common problems and concerns when experimentally evaluating and reporting on algorithm results, 2) the imperative of tuning an algorithm before benchmarking, 3) issues related to selecting benchmark problem instances, specifically </vt:lpwstr>
  </property>
  <property fmtid="{D5CDD505-2E9C-101B-9397-08002B2CF9AE}" pid="234" name="ZOTERO_BREF_VEFTgjB2gsAg_11">
    <vt:lpwstr>from the perspective of continuous function optimization, and 4) the concerns related to selecting useful measures of performance and the use of statistical methods for testing benchmark hypotheses. II. THE NO FREE LUNCH THEROEM","source":"ResearchGate","</vt:lpwstr>
  </property>
  <property fmtid="{D5CDD505-2E9C-101B-9397-08002B2CF9AE}" pid="235" name="ZOTERO_BREF_VEFTgjB2gsAg_12">
    <vt:lpwstr>title":"A Note on Research Methodology and Benchmarking Optimization Algorithms","author":[{"family":"Brownlee","given":"J."}],"issued":{"date-parts":[["2007",1,1]]}},"suppress-author":true}],"schema":"https://github.com/citation-style-language/schema/raw</vt:lpwstr>
  </property>
  <property fmtid="{D5CDD505-2E9C-101B-9397-08002B2CF9AE}" pid="236" name="ZOTERO_BREF_VEFTgjB2gsAg_13">
    <vt:lpwstr>/master/csl-citation.json"}</vt:lpwstr>
  </property>
  <property fmtid="{D5CDD505-2E9C-101B-9397-08002B2CF9AE}" pid="237" name="ZOTERO_BREF_VEFTgjB2gsAg_2">
    <vt:lpwstr>7/items/2CUSGL4V"],"itemData":{"id":75,"type":"article-journal","abstract":"A pervasive problem in the field of optimization algorithms is the lack of meaningful and consistent algorithm benchmarking methodology. This includes but is not limited to issues</vt:lpwstr>
  </property>
  <property fmtid="{D5CDD505-2E9C-101B-9397-08002B2CF9AE}" pid="238" name="ZOTERO_BREF_VEFTgjB2gsAg_3">
    <vt:lpwstr> of the selection of problem instances, the selection of algorithm specifications, the algorithm configuration parameters, and interpretation of results. The intention of this paper is to summarize the literature related to benchmarking optimization algor</vt:lpwstr>
  </property>
  <property fmtid="{D5CDD505-2E9C-101B-9397-08002B2CF9AE}" pid="239" name="ZOTERO_BREF_VEFTgjB2gsAg_4">
    <vt:lpwstr>ithms, with a focus on benchmarking in the face of the \"no free lunch\" theorem, and useful statistical tools for interpreting results. This context for this review is biologically inspired optimization algorithms applied to continuous function optimizat</vt:lpwstr>
  </property>
  <property fmtid="{D5CDD505-2E9C-101B-9397-08002B2CF9AE}" pid="240" name="ZOTERO_BREF_VEFTgjB2gsAg_5">
    <vt:lpwstr>ion, although the principles extend beyond these themes. When it comes to evaluating an optimization algorithm, every researcher has their own thoughts on the way it should be done. Unfortunately, many empirical evaluations of optimization algorithms are </vt:lpwstr>
  </property>
  <property fmtid="{D5CDD505-2E9C-101B-9397-08002B2CF9AE}" pid="241" name="ZOTERO_BREF_VEFTgjB2gsAg_6">
    <vt:lpwstr>performed and reported without addressing basic experimental design considerations. Perhaps before an experimental methodology can be adopted, a researcher/practitioner may be paralyzed by the perceived pessimism of the no free lunch theorem that contends</vt:lpwstr>
  </property>
  <property fmtid="{D5CDD505-2E9C-101B-9397-08002B2CF9AE}" pid="242" name="ZOTERO_BREF_VEFTgjB2gsAg_7">
    <vt:lpwstr> the futility of the benchmarking exercise. This work will provide a summary of the literature on experimental design and empirical algorithm comparison methodology. This summary will contain rules of thumb and perhaps the seeds of best practice when atte</vt:lpwstr>
  </property>
  <property fmtid="{D5CDD505-2E9C-101B-9397-08002B2CF9AE}" pid="243" name="ZOTERO_BREF_VEFTgjB2gsAg_8">
    <vt:lpwstr>mpting to configure and compare optimization algorithms, specifically in the face of the no free lunch theorem. Section II will provide a terse summary of the no free lunch theorem for search and optimization, highlighting the generalized implications and</vt:lpwstr>
  </property>
  <property fmtid="{D5CDD505-2E9C-101B-9397-08002B2CF9AE}" pid="244" name="ZOTERO_BREF_VEFTgjB2gsAg_9">
    <vt:lpwstr> the real-world considerations related to reporting benchmark results. Section III provides a review of the literature of benchmark methodology drawn primarily from the fields of optimization heuristics and evolutionary computation. Discussed in this sect</vt:lpwstr>
  </property>
  <property fmtid="{D5CDD505-2E9C-101B-9397-08002B2CF9AE}" pid="245" name="ZOTERO_BREF_XfK5JsP4IvVC_1">
    <vt:lpwstr>ZOTERO_ITEM CSL_CITATION {"citationID":"fyeKPym8","properties":{"formattedCitation":"(Barr et al., 1995)","plainCitation":"(Barr et al., 1995)","noteIndex":0},"citationItems":[{"id":156,"uris":["http://zotero.org/users/5028357/items/YTCHV4HR"],"uri":["htt</vt:lpwstr>
  </property>
  <property fmtid="{D5CDD505-2E9C-101B-9397-08002B2CF9AE}" pid="246" name="ZOTERO_BREF_XfK5JsP4IvVC_2">
    <vt:lpwstr>p://zotero.org/users/5028357/items/YTCHV4HR"],"itemData":{"id":156,"type":"article-journal","abstract":"This article discusses the design of computational experiments to test heuristic methods and provides reporting guidelines for such experimentation. Th</vt:lpwstr>
  </property>
  <property fmtid="{D5CDD505-2E9C-101B-9397-08002B2CF9AE}" pid="247" name="ZOTERO_BREF_XfK5JsP4IvVC_3">
    <vt:lpwstr>e goal is to promote thoughtful, well-planned, and extensive testing of heuristics, full disclosure of experimental conditions, and integrity in and reproducibility of the reported results.","container-title":"Journal of Heuristics","DOI":"10.1007/BF02430</vt:lpwstr>
  </property>
  <property fmtid="{D5CDD505-2E9C-101B-9397-08002B2CF9AE}" pid="248" name="ZOTERO_BREF_XfK5JsP4IvVC_4">
    <vt:lpwstr>363","ISSN":"1572-9397","issue":"1","journalAbbreviation":"J Heuristics","language":"en","page":"9-32","source":"Springer Link","title":"Designing and reporting on computational experiments with heuristic methods","volume":"1","author":[{"family":"Barr","</vt:lpwstr>
  </property>
  <property fmtid="{D5CDD505-2E9C-101B-9397-08002B2CF9AE}" pid="249" name="ZOTERO_BREF_XfK5JsP4IvVC_5">
    <vt:lpwstr>given":"Richard S."},{"family":"Golden","given":"Bruce L."},{"family":"Kelly","given":"James P."},{"family":"Resende","given":"Mauricio G. C."},{"family":"Stewart","given":"William R."}],"issued":{"date-parts":[["1995",9,1]]}}}],"schema":"https://github.c</vt:lpwstr>
  </property>
  <property fmtid="{D5CDD505-2E9C-101B-9397-08002B2CF9AE}" pid="250" name="ZOTERO_BREF_XfK5JsP4IvVC_6">
    <vt:lpwstr>om/citation-style-language/schema/raw/master/csl-citation.json"}</vt:lpwstr>
  </property>
  <property fmtid="{D5CDD505-2E9C-101B-9397-08002B2CF9AE}" pid="251" name="ZOTERO_BREF_YhkPihIsSuec_1">
    <vt:lpwstr>ZOTERO_ITEM CSL_CITATION {"citationID":"OG6zlmJT","properties":{"formattedCitation":"(Sala &amp; M\\uc0\\u252{}ller, 2020)","plainCitation":"(Sala &amp; Müller, 2020)","noteIndex":0},"citationItems":[{"id":105,"uris":["http://zotero.org/users/5028357/items/SJLLBL</vt:lpwstr>
  </property>
  <property fmtid="{D5CDD505-2E9C-101B-9397-08002B2CF9AE}" pid="252" name="ZOTERO_BREF_YhkPihIsSuec_2">
    <vt:lpwstr>WN"],"uri":["http://zotero.org/users/5028357/items/SJLLBLWN"],"itemData":{"id":105,"type":"article-journal","abstract":"Research on new optimization algorithms is often funded based on the motivation that such algorithms might improve the capabilities to </vt:lpwstr>
  </property>
  <property fmtid="{D5CDD505-2E9C-101B-9397-08002B2CF9AE}" pid="253" name="ZOTERO_BREF_YhkPihIsSuec_3">
    <vt:lpwstr>deal with real-world and industrially relevant optimization challenges. Besides a huge variety of different evolutionary and metaheuristic optimization algorithms, also a large number of test problems and benchmark suites have been developed and used for </vt:lpwstr>
  </property>
  <property fmtid="{D5CDD505-2E9C-101B-9397-08002B2CF9AE}" pid="254" name="ZOTERO_BREF_YhkPihIsSuec_4">
    <vt:lpwstr>comparative assessments of algorithms, in the context of global, continuous, and black-box optimization. For many of the commonly used synthetic benchmark problems or artificial fitness landscapes, there are however, no methods available, to relate the re</vt:lpwstr>
  </property>
  <property fmtid="{D5CDD505-2E9C-101B-9397-08002B2CF9AE}" pid="255" name="ZOTERO_BREF_YhkPihIsSuec_5">
    <vt:lpwstr>sulting algorithm performance assessments to technologically relevant real-world optimization problems, or vice versa. Also, from a theoretical perspective, many of the commonly used benchmark problems and approaches have little to no generalization value</vt:lpwstr>
  </property>
  <property fmtid="{D5CDD505-2E9C-101B-9397-08002B2CF9AE}" pid="256" name="ZOTERO_BREF_YhkPihIsSuec_6">
    <vt:lpwstr>. Based on a mini-review of publications with critical comments, advice, and new approaches, this communication aims to give a constructive perspective on several open challenges and prospective research directions related to systematic and generalizable </vt:lpwstr>
  </property>
  <property fmtid="{D5CDD505-2E9C-101B-9397-08002B2CF9AE}" pid="257" name="ZOTERO_BREF_YhkPihIsSuec_7">
    <vt:lpwstr>benchmarking for black-box optimization.","container-title":"arXiv:2007.00541 [cs, math]","note":"arXiv: 2007.00541","source":"arXiv.org","title":"Benchmarking for Metaheuristic Black-Box Optimization: Perspectives and Open Challenges","title-short":"Benc</vt:lpwstr>
  </property>
  <property fmtid="{D5CDD505-2E9C-101B-9397-08002B2CF9AE}" pid="258" name="ZOTERO_BREF_YhkPihIsSuec_8">
    <vt:lpwstr>hmarking for Metaheuristic Black-Box Optimization","URL":"http://arxiv.org/abs/2007.00541","author":[{"family":"Sala","given":"Ramses"},{"family":"Müller","given":"Ralf"}],"accessed":{"date-parts":[["2020",7,23]]},"issued":{"date-parts":[["2020",7,1]]}}}]</vt:lpwstr>
  </property>
  <property fmtid="{D5CDD505-2E9C-101B-9397-08002B2CF9AE}" pid="259" name="ZOTERO_BREF_YhkPihIsSuec_9">
    <vt:lpwstr>,"schema":"https://github.com/citation-style-language/schema/raw/master/csl-citation.json"}</vt:lpwstr>
  </property>
  <property fmtid="{D5CDD505-2E9C-101B-9397-08002B2CF9AE}" pid="260" name="ZOTERO_BREF_a4lTV4QqcLAG_1">
    <vt:lpwstr>ZOTERO_ITEM CSL_CITATION {"citationID":"WkrxV5D4","properties":{"formattedCitation":"(Salomon, 1996)","plainCitation":"(Salomon, 1996)","noteIndex":0},"citationItems":[{"id":163,"uris":["http://zotero.org/users/5028357/items/6TE7JQCP"],"uri":["http://zote</vt:lpwstr>
  </property>
  <property fmtid="{D5CDD505-2E9C-101B-9397-08002B2CF9AE}" pid="261" name="ZOTERO_BREF_a4lTV4QqcLAG_2">
    <vt:lpwstr>ro.org/users/5028357/items/6TE7JQCP"],"itemData":{"id":163,"type":"article-journal","abstract":"In recent years, genetic algorithms (GAs) have become increasingly robust and easy to use. Current knowledge and many successful experiments suggest that the a</vt:lpwstr>
  </property>
  <property fmtid="{D5CDD505-2E9C-101B-9397-08002B2CF9AE}" pid="262" name="ZOTERO_BREF_a4lTV4QqcLAG_3">
    <vt:lpwstr>pplication of GAs is not limited to easy-to-optimize unimodal functions. Several results and GA theory give the impression that GAs easily escape from millions of local optima and reliably converge to a single global optimum. The theoretical analysis pres</vt:lpwstr>
  </property>
  <property fmtid="{D5CDD505-2E9C-101B-9397-08002B2CF9AE}" pid="263" name="ZOTERO_BREF_a4lTV4QqcLAG_4">
    <vt:lpwstr>ented in this paper shows that most of the widely-used test functions have n independent parameters and that, when optimizing such functions, many GAs scale with an O(n ln n) complexity. Furthermore, it is shown that the current design of GAs and its para</vt:lpwstr>
  </property>
  <property fmtid="{D5CDD505-2E9C-101B-9397-08002B2CF9AE}" pid="264" name="ZOTERO_BREF_a4lTV4QqcLAG_5">
    <vt:lpwstr>meter settings are optimal with respect to independent parameters. Both analysis and results show that a rotation of the coordinate system causes a severe performance loss to GAs that use a small mutation rate. In case of a rotation, the GA's complexity c</vt:lpwstr>
  </property>
  <property fmtid="{D5CDD505-2E9C-101B-9397-08002B2CF9AE}" pid="265" name="ZOTERO_BREF_a4lTV4QqcLAG_6">
    <vt:lpwstr>an increase up to O(nn) = O(exp(n ln n)). Future work should find new GA designs that solve this performance loss. As long as these problems have not been solved, the application of GAs will be limited to the optimization of easy-to-optimize functions.","</vt:lpwstr>
  </property>
  <property fmtid="{D5CDD505-2E9C-101B-9397-08002B2CF9AE}" pid="266" name="ZOTERO_BREF_a4lTV4QqcLAG_7">
    <vt:lpwstr>container-title":"Biosystems","DOI":"10.1016/0303-2647(96)01621-8","ISSN":"0303-2647","issue":"3","journalAbbreviation":"Biosystems","language":"en","page":"263-278","source":"ScienceDirect","title":"Re-evaluating genetic algorithm performance under coord</vt:lpwstr>
  </property>
  <property fmtid="{D5CDD505-2E9C-101B-9397-08002B2CF9AE}" pid="267" name="ZOTERO_BREF_a4lTV4QqcLAG_8">
    <vt:lpwstr>inate rotation of benchmark functions. A survey of some theoretical and practical aspects of genetic algorithms","volume":"39","author":[{"family":"Salomon","given":"Ralf"}],"issued":{"date-parts":[["1996",1,1]]}}}],"schema":"https://github.com/citation-s</vt:lpwstr>
  </property>
  <property fmtid="{D5CDD505-2E9C-101B-9397-08002B2CF9AE}" pid="268" name="ZOTERO_BREF_a4lTV4QqcLAG_9">
    <vt:lpwstr>tyle-language/schema/raw/master/csl-citation.json"}</vt:lpwstr>
  </property>
  <property fmtid="{D5CDD505-2E9C-101B-9397-08002B2CF9AE}" pid="269" name="ZOTERO_BREF_aZc5aWie81SY_1">
    <vt:lpwstr>ZOTERO_ITEM CSL_CITATION {"citationID":"bhhJGeL7","properties":{"formattedCitation":"(Durkin, 1997)","plainCitation":"(Durkin, 1997)","noteIndex":0},"citationItems":[{"id":173,"uris":["http://zotero.org/users/5028357/items/F8ZMW5FN"],"uri":["http://zotero</vt:lpwstr>
  </property>
  <property fmtid="{D5CDD505-2E9C-101B-9397-08002B2CF9AE}" pid="270" name="ZOTERO_BREF_aZc5aWie81SY_2">
    <vt:lpwstr>.org/users/5028357/items/F8ZMW5FN"],"itemData":{"id":173,"type":"article-journal","language":"en","page":"3","source":"Zotero","title":"What the Media Couldn’t Tell You About Mars Pathfinder","author":[{"family":"Durkin","given":"Tom"}],"issued":{"date-pa</vt:lpwstr>
  </property>
  <property fmtid="{D5CDD505-2E9C-101B-9397-08002B2CF9AE}" pid="271" name="ZOTERO_BREF_aZc5aWie81SY_3">
    <vt:lpwstr>rts":[["1997"]]}}}],"schema":"https://github.com/citation-style-language/schema/raw/master/csl-citation.json"}</vt:lpwstr>
  </property>
  <property fmtid="{D5CDD505-2E9C-101B-9397-08002B2CF9AE}" pid="272" name="ZOTERO_BREF_b20MGEcsySTa_1">
    <vt:lpwstr>ZOTERO_ITEM CSL_CITATION {"citationID":"PDoTYD0O","properties":{"formattedCitation":"(Brownlee, 2007)","plainCitation":"(Brownlee, 2007)","noteIndex":0},"citationItems":[{"id":75,"uris":["http://zotero.org/users/5028357/items/2CUSGL4V"],"uri":["http://zot</vt:lpwstr>
  </property>
  <property fmtid="{D5CDD505-2E9C-101B-9397-08002B2CF9AE}" pid="273" name="ZOTERO_BREF_b20MGEcsySTa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274" name="ZOTERO_BREF_b20MGEcsySTa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275" name="ZOTERO_BREF_b20MGEcsySTa_12">
    <vt:lpwstr>ce":"ResearchGate","title":"A Note on Research Methodology and Benchmarking Optimization Algorithms","author":[{"family":"Brownlee","given":"J."}],"issued":{"date-parts":[["2007",1,1]]}}}],"schema":"https://github.com/citation-style-language/schema/raw/ma</vt:lpwstr>
  </property>
  <property fmtid="{D5CDD505-2E9C-101B-9397-08002B2CF9AE}" pid="276" name="ZOTERO_BREF_b20MGEcsySTa_13">
    <vt:lpwstr>ster/csl-citation.json"}</vt:lpwstr>
  </property>
  <property fmtid="{D5CDD505-2E9C-101B-9397-08002B2CF9AE}" pid="277" name="ZOTERO_BREF_b20MGEcsySTa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278" name="ZOTERO_BREF_b20MGEcsySTa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279" name="ZOTERO_BREF_b20MGEcsySTa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280" name="ZOTERO_BREF_b20MGEcsySTa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281" name="ZOTERO_BREF_b20MGEcsySTa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282" name="ZOTERO_BREF_b20MGEcsySTa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283" name="ZOTERO_BREF_b20MGEcsySTa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284" name="ZOTERO_BREF_b20MGEcsySTa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285" name="ZOTERO_BREF_blcR1QOUq6uL_1">
    <vt:lpwstr/>
  </property>
  <property fmtid="{D5CDD505-2E9C-101B-9397-08002B2CF9AE}" pid="286" name="ZOTERO_BREF_cjzUOfQZAh90_1">
    <vt:lpwstr>ZOTERO_ITEM CSL_CITATION {"citationID":"bGSN7yKp","properties":{"formattedCitation":"(Grady Booch et al., 2007)","plainCitation":"(Grady Booch et al., 2007)","noteIndex":0},"citationItems":[{"id":166,"uris":["http://zotero.org/users/5028357/items/ZQSHRIT4</vt:lpwstr>
  </property>
  <property fmtid="{D5CDD505-2E9C-101B-9397-08002B2CF9AE}" pid="287" name="ZOTERO_BREF_cjzUOfQZAh90_2">
    <vt:lpwstr>"],"uri":["http://zotero.org/users/5028357/items/ZQSHRIT4"],"itemData":{"id":166,"type":"book","abstract":"Object-Oriented Analysis and Design with Applications","language":"en","note":"source: www.pearson.com","title":"Object-Oriented Analysis and Design</vt:lpwstr>
  </property>
  <property fmtid="{D5CDD505-2E9C-101B-9397-08002B2CF9AE}" pid="288" name="ZOTERO_BREF_cjzUOfQZAh90_3">
    <vt:lpwstr> with Applications","URL":"https://www.pearson.com/us/higher-education/product/Booch-Object-Oriented-Analysis-and-Design-with-Applications-3rd-Edition/9780132797443.html","author":[{"literal":"Grady Booch"},{"literal":"Robert Maksimchuk"},{"literal":"Mich</vt:lpwstr>
  </property>
  <property fmtid="{D5CDD505-2E9C-101B-9397-08002B2CF9AE}" pid="289" name="ZOTERO_BREF_cjzUOfQZAh90_4">
    <vt:lpwstr>ael Engle"},{"literal":"Jim Conallen"},{"literal":"Kelli Houston"},{"literal":"Bobbi Young"}],"accessed":{"date-parts":[["2020",8,1]]},"issued":{"date-parts":[["2007"]]}}}],"schema":"https://github.com/citation-style-language/schema/raw/master/csl-citatio</vt:lpwstr>
  </property>
  <property fmtid="{D5CDD505-2E9C-101B-9397-08002B2CF9AE}" pid="290" name="ZOTERO_BREF_cjzUOfQZAh90_5">
    <vt:lpwstr>n.json"}</vt:lpwstr>
  </property>
  <property fmtid="{D5CDD505-2E9C-101B-9397-08002B2CF9AE}" pid="291" name="ZOTERO_BREF_eeTaTLTUAj2v_1">
    <vt:lpwstr>ZOTERO_ITEM CSL_CITATION {"citationID":"FM8b8MI0","properties":{"formattedCitation":"(Salomon, 1996)","plainCitation":"(Salomon, 1996)","noteIndex":0},"citationItems":[{"id":163,"uris":["http://zotero.org/users/5028357/items/6TE7JQCP"],"uri":["http://zote</vt:lpwstr>
  </property>
  <property fmtid="{D5CDD505-2E9C-101B-9397-08002B2CF9AE}" pid="292" name="ZOTERO_BREF_eeTaTLTUAj2v_2">
    <vt:lpwstr>ro.org/users/5028357/items/6TE7JQCP"],"itemData":{"id":163,"type":"article-journal","abstract":"In recent years, genetic algorithms (GAs) have become increasingly robust and easy to use. Current knowledge and many successful experiments suggest that the a</vt:lpwstr>
  </property>
  <property fmtid="{D5CDD505-2E9C-101B-9397-08002B2CF9AE}" pid="293" name="ZOTERO_BREF_eeTaTLTUAj2v_3">
    <vt:lpwstr>pplication of GAs is not limited to easy-to-optimize unimodal functions. Several results and GA theory give the impression that GAs easily escape from millions of local optima and reliably converge to a single global optimum. The theoretical analysis pres</vt:lpwstr>
  </property>
  <property fmtid="{D5CDD505-2E9C-101B-9397-08002B2CF9AE}" pid="294" name="ZOTERO_BREF_eeTaTLTUAj2v_4">
    <vt:lpwstr>ented in this paper shows that most of the widely-used test functions have n independent parameters and that, when optimizing such functions, many GAs scale with an O(n ln n) complexity. Furthermore, it is shown that the current design of GAs and its para</vt:lpwstr>
  </property>
  <property fmtid="{D5CDD505-2E9C-101B-9397-08002B2CF9AE}" pid="295" name="ZOTERO_BREF_eeTaTLTUAj2v_5">
    <vt:lpwstr>meter settings are optimal with respect to independent parameters. Both analysis and results show that a rotation of the coordinate system causes a severe performance loss to GAs that use a small mutation rate. In case of a rotation, the GA's complexity c</vt:lpwstr>
  </property>
  <property fmtid="{D5CDD505-2E9C-101B-9397-08002B2CF9AE}" pid="296" name="ZOTERO_BREF_eeTaTLTUAj2v_6">
    <vt:lpwstr>an increase up to O(nn) = O(exp(n ln n)). Future work should find new GA designs that solve this performance loss. As long as these problems have not been solved, the application of GAs will be limited to the optimization of easy-to-optimize functions.","</vt:lpwstr>
  </property>
  <property fmtid="{D5CDD505-2E9C-101B-9397-08002B2CF9AE}" pid="297" name="ZOTERO_BREF_eeTaTLTUAj2v_7">
    <vt:lpwstr>container-title":"Biosystems","DOI":"10.1016/0303-2647(96)01621-8","ISSN":"0303-2647","issue":"3","journalAbbreviation":"Biosystems","language":"en","page":"263-278","source":"ScienceDirect","title":"Re-evaluating genetic algorithm performance under coord</vt:lpwstr>
  </property>
  <property fmtid="{D5CDD505-2E9C-101B-9397-08002B2CF9AE}" pid="298" name="ZOTERO_BREF_eeTaTLTUAj2v_8">
    <vt:lpwstr>inate rotation of benchmark functions. A survey of some theoretical and practical aspects of genetic algorithms","volume":"39","author":[{"family":"Salomon","given":"Ralf"}],"issued":{"date-parts":[["1996",1,1]]}}}],"schema":"https://github.com/citation-s</vt:lpwstr>
  </property>
  <property fmtid="{D5CDD505-2E9C-101B-9397-08002B2CF9AE}" pid="299" name="ZOTERO_BREF_eeTaTLTUAj2v_9">
    <vt:lpwstr>tyle-language/schema/raw/master/csl-citation.json"}</vt:lpwstr>
  </property>
  <property fmtid="{D5CDD505-2E9C-101B-9397-08002B2CF9AE}" pid="300" name="ZOTERO_BREF_icWhn4sM8qch_1">
    <vt:lpwstr>ZOTERO_ITEM CSL_CITATION {"citationID":"carcqS95","properties":{"formattedCitation":"(Salomon, 1996)","plainCitation":"(Salomon, 1996)","noteIndex":0},"citationItems":[{"id":163,"uris":["http://zotero.org/users/5028357/items/6TE7JQCP"],"uri":["http://zote</vt:lpwstr>
  </property>
  <property fmtid="{D5CDD505-2E9C-101B-9397-08002B2CF9AE}" pid="301" name="ZOTERO_BREF_icWhn4sM8qch_2">
    <vt:lpwstr>ro.org/users/5028357/items/6TE7JQCP"],"itemData":{"id":163,"type":"article-journal","abstract":"In recent years, genetic algorithms (GAs) have become increasingly robust and easy to use. Current knowledge and many successful experiments suggest that the a</vt:lpwstr>
  </property>
  <property fmtid="{D5CDD505-2E9C-101B-9397-08002B2CF9AE}" pid="302" name="ZOTERO_BREF_icWhn4sM8qch_3">
    <vt:lpwstr>pplication of GAs is not limited to easy-to-optimize unimodal functions. Several results and GA theory give the impression that GAs easily escape from millions of local optima and reliably converge to a single global optimum. The theoretical analysis pres</vt:lpwstr>
  </property>
  <property fmtid="{D5CDD505-2E9C-101B-9397-08002B2CF9AE}" pid="303" name="ZOTERO_BREF_icWhn4sM8qch_4">
    <vt:lpwstr>ented in this paper shows that most of the widely-used test functions have n independent parameters and that, when optimizing such functions, many GAs scale with an O(n ln n) complexity. Furthermore, it is shown that the current design of GAs and its para</vt:lpwstr>
  </property>
  <property fmtid="{D5CDD505-2E9C-101B-9397-08002B2CF9AE}" pid="304" name="ZOTERO_BREF_icWhn4sM8qch_5">
    <vt:lpwstr>meter settings are optimal with respect to independent parameters. Both analysis and results show that a rotation of the coordinate system causes a severe performance loss to GAs that use a small mutation rate. In case of a rotation, the GA's complexity c</vt:lpwstr>
  </property>
  <property fmtid="{D5CDD505-2E9C-101B-9397-08002B2CF9AE}" pid="305" name="ZOTERO_BREF_icWhn4sM8qch_6">
    <vt:lpwstr>an increase up to O(nn) = O(exp(n ln n)). Future work should find new GA designs that solve this performance loss. As long as these problems have not been solved, the application of GAs will be limited to the optimization of easy-to-optimize functions.","</vt:lpwstr>
  </property>
  <property fmtid="{D5CDD505-2E9C-101B-9397-08002B2CF9AE}" pid="306" name="ZOTERO_BREF_icWhn4sM8qch_7">
    <vt:lpwstr>container-title":"Biosystems","DOI":"10.1016/0303-2647(96)01621-8","ISSN":"0303-2647","issue":"3","journalAbbreviation":"Biosystems","language":"en","page":"263-278","source":"ScienceDirect","title":"Re-evaluating genetic algorithm performance under coord</vt:lpwstr>
  </property>
  <property fmtid="{D5CDD505-2E9C-101B-9397-08002B2CF9AE}" pid="307" name="ZOTERO_BREF_icWhn4sM8qch_8">
    <vt:lpwstr>inate rotation of benchmark functions. A survey of some theoretical and practical aspects of genetic algorithms","volume":"39","author":[{"family":"Salomon","given":"Ralf"}],"issued":{"date-parts":[["1996",1,1]]}}}],"schema":"https://github.com/citation-s</vt:lpwstr>
  </property>
  <property fmtid="{D5CDD505-2E9C-101B-9397-08002B2CF9AE}" pid="308" name="ZOTERO_BREF_icWhn4sM8qch_9">
    <vt:lpwstr>tyle-language/schema/raw/master/csl-citation.json"}</vt:lpwstr>
  </property>
  <property fmtid="{D5CDD505-2E9C-101B-9397-08002B2CF9AE}" pid="309" name="ZOTERO_BREF_jnxXJN2iAwHg_1">
    <vt:lpwstr>ZOTERO_ITEM CSL_CITATION {"citationID":"g77C8NAT","properties":{"formattedCitation":"(Hooker, 1995)","plainCitation":"(Hooker, 1995)","noteIndex":0},"citationItems":[{"id":158,"uris":["http://zotero.org/users/5028357/items/2QW2T6WE"],"uri":["http://zotero</vt:lpwstr>
  </property>
  <property fmtid="{D5CDD505-2E9C-101B-9397-08002B2CF9AE}" pid="310" name="ZOTERO_BREF_jnxXJN2iAwHg_2">
    <vt:lpwstr>.org/users/5028357/items/2QW2T6WE"],"itemData":{"id":158,"type":"article-journal","abstract":"The competitive nature of most algorithmic experimentation is a source of problems that are all too familiar to the research\ncommunity. It is hard to make fair </vt:lpwstr>
  </property>
  <property fmtid="{D5CDD505-2E9C-101B-9397-08002B2CF9AE}" pid="311" name="ZOTERO_BREF_jnxXJN2iAwHg_3">
    <vt:lpwstr>comparisons between algorithms and to assemble realistic test problems. Competitive testing\ntells us which algorithm is faster but not why. Because it requires polished code, it consumes time and energy that could\nbe better spent doing more experiments.</vt:lpwstr>
  </property>
  <property fmtid="{D5CDD505-2E9C-101B-9397-08002B2CF9AE}" pid="312" name="ZOTERO_BREF_jnxXJN2iAwHg_4">
    <vt:lpwstr> This article argues that a more scientific approach of controlled experimentation,\nsimilar to that used in other empirical sciences, avoids or alleviates these problems. We have confused research and development;\ncompetitive testing is suited only for </vt:lpwstr>
  </property>
  <property fmtid="{D5CDD505-2E9C-101B-9397-08002B2CF9AE}" pid="313" name="ZOTERO_BREF_jnxXJN2iAwHg_5">
    <vt:lpwstr>the latter.","container-title":"Journal of Heuristics","DOI":"10.1007/BF02430364","journalAbbreviation":"Journal of Heuristics","page":"33-42","source":"ResearchGate","title":"Testing Heuristics: We Have It All Wrong. Journal of Heuristics 1(1): 33-42","t</vt:lpwstr>
  </property>
  <property fmtid="{D5CDD505-2E9C-101B-9397-08002B2CF9AE}" pid="314" name="ZOTERO_BREF_jnxXJN2iAwHg_6">
    <vt:lpwstr>itle-short":"Testing Heuristics","volume":"1","author":[{"family":"Hooker","given":"John"}],"issued":{"date-parts":[["1995",9,1]]}}}],"schema":"https://github.com/citation-style-language/schema/raw/master/csl-citation.json"}</vt:lpwstr>
  </property>
  <property fmtid="{D5CDD505-2E9C-101B-9397-08002B2CF9AE}" pid="315" name="ZOTERO_BREF_kDiAdE6XJzjr_1">
    <vt:lpwstr>ZOTERO_ITEM CSL_CITATION {"citationID":"kaS8B3dq","properties":{"formattedCitation":"(2013)","plainCitation":"(2013)","noteIndex":0},"citationItems":[{"id":28,"uris":["http://zotero.org/users/5028357/items/KA7K6AAU"],"uri":["http://zotero.org/users/502835</vt:lpwstr>
  </property>
  <property fmtid="{D5CDD505-2E9C-101B-9397-08002B2CF9AE}" pid="316" name="ZOTERO_BREF_kDiAdE6XJzjr_2">
    <vt:lpwstr>7/items/KA7K6AAU"],"itemData":{"id":28,"type":"chapter","ISBN":"978-1-4419-1137-7","note":"DOI: 10.1007/978-1-4419-1153-7_1167","page":"960-970","source":"ResearchGate","title":"A History of Metaheuristics","author":[{"family":"Sörensen","given":"Kenneth"</vt:lpwstr>
  </property>
  <property fmtid="{D5CDD505-2E9C-101B-9397-08002B2CF9AE}" pid="317" name="ZOTERO_BREF_kDiAdE6XJzjr_3">
    <vt:lpwstr>},{"family":"Glover","given":"Fred"}],"issued":{"date-parts":[["2013",1,1]]}},"suppress-author":true}],"schema":"https://github.com/citation-style-language/schema/raw/master/csl-citation.json"}</vt:lpwstr>
  </property>
  <property fmtid="{D5CDD505-2E9C-101B-9397-08002B2CF9AE}" pid="318" name="ZOTERO_BREF_m4iE94MrIZlS_1">
    <vt:lpwstr/>
  </property>
  <property fmtid="{D5CDD505-2E9C-101B-9397-08002B2CF9AE}" pid="319" name="ZOTERO_BREF_nnQd9mGpgvTE_1">
    <vt:lpwstr>ZOTERO_ITEM CSL_CITATION {"citationID":"F3j68SYR","properties":{"formattedCitation":"(Hooker, 1995)","plainCitation":"(Hooker, 1995)","noteIndex":0},"citationItems":[{"id":158,"uris":["http://zotero.org/users/5028357/items/2QW2T6WE"],"uri":["http://zotero</vt:lpwstr>
  </property>
  <property fmtid="{D5CDD505-2E9C-101B-9397-08002B2CF9AE}" pid="320" name="ZOTERO_BREF_nnQd9mGpgvTE_2">
    <vt:lpwstr>.org/users/5028357/items/2QW2T6WE"],"itemData":{"id":158,"type":"article-journal","abstract":"The competitive nature of most algorithmic experimentation is a source of problems that are all too familiar to the research\ncommunity. It is hard to make fair </vt:lpwstr>
  </property>
  <property fmtid="{D5CDD505-2E9C-101B-9397-08002B2CF9AE}" pid="321" name="ZOTERO_BREF_nnQd9mGpgvTE_3">
    <vt:lpwstr>comparisons between algorithms and to assemble realistic test problems. Competitive testing\ntells us which algorithm is faster but not why. Because it requires polished code, it consumes time and energy that could\nbe better spent doing more experiments.</vt:lpwstr>
  </property>
  <property fmtid="{D5CDD505-2E9C-101B-9397-08002B2CF9AE}" pid="322" name="ZOTERO_BREF_nnQd9mGpgvTE_4">
    <vt:lpwstr> This article argues that a more scientific approach of controlled experimentation,\nsimilar to that used in other empirical sciences, avoids or alleviates these problems. We have confused research and development;\ncompetitive testing is suited only for </vt:lpwstr>
  </property>
  <property fmtid="{D5CDD505-2E9C-101B-9397-08002B2CF9AE}" pid="323" name="ZOTERO_BREF_nnQd9mGpgvTE_5">
    <vt:lpwstr>the latter.","container-title":"Journal of Heuristics","DOI":"10.1007/BF02430364","journalAbbreviation":"Journal of Heuristics","page":"33-42","source":"ResearchGate","title":"Testing Heuristics: We Have It All Wrong. Journal of Heuristics 1(1): 33-42","t</vt:lpwstr>
  </property>
  <property fmtid="{D5CDD505-2E9C-101B-9397-08002B2CF9AE}" pid="324" name="ZOTERO_BREF_nnQd9mGpgvTE_6">
    <vt:lpwstr>itle-short":"Testing Heuristics","volume":"1","author":[{"family":"Hooker","given":"John"}],"issued":{"date-parts":[["1995",9,1]]}}}],"schema":"https://github.com/citation-style-language/schema/raw/master/csl-citation.json"}</vt:lpwstr>
  </property>
  <property fmtid="{D5CDD505-2E9C-101B-9397-08002B2CF9AE}" pid="325" name="ZOTERO_BREF_pmoRAWd5Cs5U_1">
    <vt:lpwstr>ZOTERO_ITEM CSL_CITATION {"citationID":"64CBphpB","properties":{"formattedCitation":"(Bartz, 2003)","plainCitation":"(Bartz, 2003)","noteIndex":0},"citationItems":[{"id":127,"uris":["http://zotero.org/users/5028357/items/VXGCKLZN"],"uri":["http://zotero.o</vt:lpwstr>
  </property>
  <property fmtid="{D5CDD505-2E9C-101B-9397-08002B2CF9AE}" pid="326" name="ZOTERO_BREF_pmoRAWd5Cs5U_2">
    <vt:lpwstr>rg/users/5028357/items/VXGCKLZN"],"itemData":{"id":127,"type":"article-journal","abstract":"This article presents statistical techniques for the design and analysis of evolution strategies. These techniques can be applied to other search heuristics such a</vt:lpwstr>
  </property>
  <property fmtid="{D5CDD505-2E9C-101B-9397-08002B2CF9AE}" pid="327" name="ZOTERO_BREF_pmoRAWd5Cs5U_3">
    <vt:lpwstr>s genetic algorithms, simulated annealing or particle swarm optimizers. It provides guidelines for the comparison of diﬀerent algorithms on artiﬁcal test functions and on real-world optimization problems. Statistical experimental design techniques to impr</vt:lpwstr>
  </property>
  <property fmtid="{D5CDD505-2E9C-101B-9397-08002B2CF9AE}" pid="328" name="ZOTERO_BREF_pmoRAWd5Cs5U_4">
    <vt:lpwstr>ove the integrity and comparability of experiments are proposed. Interpreting the run of an optimization algorithm as an experiment, design of experiments (DOE), response surface methods (RSM), and tree-based regression methods can be applied to analyze a</vt:lpwstr>
  </property>
  <property fmtid="{D5CDD505-2E9C-101B-9397-08002B2CF9AE}" pid="329" name="ZOTERO_BREF_pmoRAWd5Cs5U_5">
    <vt:lpwstr>nd to improve its performance. We recommmend to base the comparison of algorithms on “tuned” algorithms and not on their “standard” parameterizations.","language":"en","page":"36","source":"Zotero","title":"Experimental Analysis of Evolution Strategies – </vt:lpwstr>
  </property>
  <property fmtid="{D5CDD505-2E9C-101B-9397-08002B2CF9AE}" pid="330" name="ZOTERO_BREF_pmoRAWd5Cs5U_6">
    <vt:lpwstr>Overview and Comprehensive Introduction","author":[{"family":"Bartz","given":"Thomas"}],"issued":{"date-parts":[["2003"]]}}}],"schema":"https://github.com/citation-style-language/schema/raw/master/csl-citation.json"}</vt:lpwstr>
  </property>
  <property fmtid="{D5CDD505-2E9C-101B-9397-08002B2CF9AE}" pid="331" name="ZOTERO_BREF_rQ3Z8LlOVL5n_1">
    <vt:lpwstr>ZOTERO_ITEM CSL_CITATION {"citationID":"3vAeJQUC","properties":{"formattedCitation":"(Bianchi et al., 2009)","plainCitation":"(Bianchi et al., 2009)","noteIndex":0},"citationItems":[{"id":27,"uris":["http://zotero.org/users/5028357/items/Y4FEVLB9"],"uri":</vt:lpwstr>
  </property>
  <property fmtid="{D5CDD505-2E9C-101B-9397-08002B2CF9AE}" pid="332" name="ZOTERO_BREF_rQ3Z8LlOVL5n_2">
    <vt:lpwstr>["http://zotero.org/users/5028357/items/Y4FEVLB9"],"itemData":{"id":27,"type":"article-journal","abstract":"Metaheuristics are general algorithmic frameworks, often nature-inspired, designed to solve complex optimization problems, and they are a growing r</vt:lpwstr>
  </property>
  <property fmtid="{D5CDD505-2E9C-101B-9397-08002B2CF9AE}" pid="333" name="ZOTERO_BREF_rQ3Z8LlOVL5n_3">
    <vt:lpwstr>esearch area since a few decades. In recent years, metaheuristics are emerging as successful alternatives to more classical approaches also for solving optimization problems that include in their mathematical formulation uncertain, stochastic, and dynamic</vt:lpwstr>
  </property>
  <property fmtid="{D5CDD505-2E9C-101B-9397-08002B2CF9AE}" pid="334" name="ZOTERO_BREF_rQ3Z8LlOVL5n_4">
    <vt:lpwstr> information. In this paper metaheuristics such as Ant Colony Optimization, Evolutionary Computation, Simulated Annealing, Tabu Search and others are introduced, and their applications to the class of Stochastic Combinatorial Optimization Problems (SCOPs)</vt:lpwstr>
  </property>
  <property fmtid="{D5CDD505-2E9C-101B-9397-08002B2CF9AE}" pid="335" name="ZOTERO_BREF_rQ3Z8LlOVL5n_5">
    <vt:lpwstr> is thoroughly reviewed. Issues common to all metaheuristics, open problems, and possible directions of research are proposed and discussed. In this survey, the reader familiar to metaheuristics ﬁnds also pointers to classical algorithmic approaches to op</vt:lpwstr>
  </property>
  <property fmtid="{D5CDD505-2E9C-101B-9397-08002B2CF9AE}" pid="336" name="ZOTERO_BREF_rQ3Z8LlOVL5n_6">
    <vt:lpwstr>timization under uncertainty, and useful informations to start working on this problem domain, while the reader new to metaheuristics should ﬁnd a good tutorial in those metaheuristics that are currently being applied to optimization under uncertainty, an</vt:lpwstr>
  </property>
  <property fmtid="{D5CDD505-2E9C-101B-9397-08002B2CF9AE}" pid="337" name="ZOTERO_BREF_rQ3Z8LlOVL5n_7">
    <vt:lpwstr>d motivations for interest in this ﬁeld.","container-title":"Natural Computing","DOI":"10.1007/s11047-008-9098-4","ISSN":"1567-7818, 1572-9796","issue":"2","journalAbbreviation":"Nat Comput","language":"en","page":"239-287","source":"DOI.org (Crossref)","</vt:lpwstr>
  </property>
  <property fmtid="{D5CDD505-2E9C-101B-9397-08002B2CF9AE}" pid="338" name="ZOTERO_BREF_rQ3Z8LlOVL5n_8">
    <vt:lpwstr>title":"A survey on metaheuristics for stochastic combinatorial optimization","volume":"8","author":[{"family":"Bianchi","given":"Leonora"},{"family":"Dorigo","given":"Marco"},{"family":"Gambardella","given":"Luca Maria"},{"family":"Gutjahr","given":"Walt</vt:lpwstr>
  </property>
  <property fmtid="{D5CDD505-2E9C-101B-9397-08002B2CF9AE}" pid="339" name="ZOTERO_BREF_rQ3Z8LlOVL5n_9">
    <vt:lpwstr>er J."}],"issued":{"date-parts":[["2009",6]]}}}],"schema":"https://github.com/citation-style-language/schema/raw/master/csl-citation.json"}</vt:lpwstr>
  </property>
  <property fmtid="{D5CDD505-2E9C-101B-9397-08002B2CF9AE}" pid="340" name="ZOTERO_BREF_sk4RAPRRI6Oj_1">
    <vt:lpwstr>ZOTERO_ITEM CSL_CITATION {"citationID":"8C34VmwE","properties":{"formattedCitation":"(Luke, 2013)","plainCitation":"(Luke, 2013)","noteIndex":0},"citationItems":[{"id":26,"uris":["http://zotero.org/users/5028357/items/WUX59A4X"],"uri":["http://zotero.org/</vt:lpwstr>
  </property>
  <property fmtid="{D5CDD505-2E9C-101B-9397-08002B2CF9AE}" pid="341" name="ZOTERO_BREF_sk4RAPRRI6Oj_2">
    <vt:lpwstr>users/5028357/items/WUX59A4X"],"itemData":{"id":26,"type":"book","edition":"Second edition, online version 2.0","event-place":"Morrisville, N.C.","ISBN":"978-1-300-54962-8","language":"en","note":"OCLC: 876159426","number-of-pages":"239","publisher":"lulu</vt:lpwstr>
  </property>
  <property fmtid="{D5CDD505-2E9C-101B-9397-08002B2CF9AE}" pid="342" name="ZOTERO_BREF_sk4RAPRRI6Oj_3">
    <vt:lpwstr>.com","publisher-place":"Morrisville, N.C.","source":"Gemeinsamer Bibliotheksverbund ISBN","title":"Essentials of metaheuristics: a set of undergraduate lecture notes","title-short":"Essentials of metaheuristics","author":[{"family":"Luke","given":"Sean"}</vt:lpwstr>
  </property>
  <property fmtid="{D5CDD505-2E9C-101B-9397-08002B2CF9AE}" pid="343" name="ZOTERO_BREF_sk4RAPRRI6Oj_4">
    <vt:lpwstr>],"issued":{"date-parts":[["2013"]]}}}],"schema":"https://github.com/citation-style-language/schema/raw/master/csl-citation.json"}</vt:lpwstr>
  </property>
  <property fmtid="{D5CDD505-2E9C-101B-9397-08002B2CF9AE}" pid="344" name="ZOTERO_BREF_tER42Anjvp9V_1">
    <vt:lpwstr>ZOTERO_ITEM CSL_CITATION {"citationID":"YdXDUKZG","properties":{"formattedCitation":"(Brownlee, 2007)","plainCitation":"(Brownlee, 2007)","noteIndex":0},"citationItems":[{"id":75,"uris":["http://zotero.org/users/5028357/items/2CUSGL4V"],"uri":["http://zot</vt:lpwstr>
  </property>
  <property fmtid="{D5CDD505-2E9C-101B-9397-08002B2CF9AE}" pid="345" name="ZOTERO_BREF_tER42Anjvp9V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346" name="ZOTERO_BREF_tER42Anjvp9V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347" name="ZOTERO_BREF_tER42Anjvp9V_12">
    <vt:lpwstr>ce":"ResearchGate","title":"A Note on Research Methodology and Benchmarking Optimization Algorithms","author":[{"family":"Brownlee","given":"J."}],"issued":{"date-parts":[["2007",1,1]]}}}],"schema":"https://github.com/citation-style-language/schema/raw/ma</vt:lpwstr>
  </property>
  <property fmtid="{D5CDD505-2E9C-101B-9397-08002B2CF9AE}" pid="348" name="ZOTERO_BREF_tER42Anjvp9V_13">
    <vt:lpwstr>ster/csl-citation.json"}</vt:lpwstr>
  </property>
  <property fmtid="{D5CDD505-2E9C-101B-9397-08002B2CF9AE}" pid="349" name="ZOTERO_BREF_tER42Anjvp9V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350" name="ZOTERO_BREF_tER42Anjvp9V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351" name="ZOTERO_BREF_tER42Anjvp9V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352" name="ZOTERO_BREF_tER42Anjvp9V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353" name="ZOTERO_BREF_tER42Anjvp9V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354" name="ZOTERO_BREF_tER42Anjvp9V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355" name="ZOTERO_BREF_tER42Anjvp9V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356" name="ZOTERO_BREF_tER42Anjvp9V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357" name="ZOTERO_BREF_ueK0EZaEnpJv_1">
    <vt:lpwstr>ZOTERO_ITEM CSL_CITATION {"citationID":"l7axgXE6","properties":{"formattedCitation":"(Bertrand Meyer, n.d.)","plainCitation":"(Bertrand Meyer, n.d.)","noteIndex":0},"citationItems":[{"id":170,"uris":["http://zotero.org/users/5028357/items/VQUNTLLP"],"uri"</vt:lpwstr>
  </property>
  <property fmtid="{D5CDD505-2E9C-101B-9397-08002B2CF9AE}" pid="358" name="ZOTERO_BREF_ueK0EZaEnpJv_2">
    <vt:lpwstr>:["http://zotero.org/users/5028357/items/VQUNTLLP"],"itemData":{"id":170,"type":"book","title":"Object-Oriented Software Construction, Second Edition","URL":"https://archive.eiffel.com/doc/oosc/","author":[{"literal":"Bertrand Meyer"}],"accessed":{"date-p</vt:lpwstr>
  </property>
  <property fmtid="{D5CDD505-2E9C-101B-9397-08002B2CF9AE}" pid="359" name="ZOTERO_BREF_ueK0EZaEnpJv_3">
    <vt:lpwstr>arts":[["2020",8,1]]}}}],"schema":"https://github.com/citation-style-language/schema/raw/master/csl-citation.json"}</vt:lpwstr>
  </property>
  <property fmtid="{D5CDD505-2E9C-101B-9397-08002B2CF9AE}" pid="360" name="ZOTERO_BREF_x8BcKiaEFM6Y_1">
    <vt:lpwstr/>
  </property>
  <property fmtid="{D5CDD505-2E9C-101B-9397-08002B2CF9AE}" pid="361" name="ZOTERO_BREF_xS5fbVQtp511_1">
    <vt:lpwstr>ZOTERO_ITEM CSL_CITATION {"citationID":"ep0eFsYf","properties":{"formattedCitation":"(Brownlee, 2007)","plainCitation":"(Brownlee, 2007)","noteIndex":0},"citationItems":[{"id":75,"uris":["http://zotero.org/users/5028357/items/2CUSGL4V"],"uri":["http://zot</vt:lpwstr>
  </property>
  <property fmtid="{D5CDD505-2E9C-101B-9397-08002B2CF9AE}" pid="362" name="ZOTERO_BREF_xS5fbVQtp511_10">
    <vt:lpwstr>scussed in this section are 1) a summary of common problems and concerns when experimentally evaluating and reporting on algorithm results, 2) the imperative of tuning an algorithm before benchmarking, 3) issues related to selecting benchmark problem inst</vt:lpwstr>
  </property>
  <property fmtid="{D5CDD505-2E9C-101B-9397-08002B2CF9AE}" pid="363" name="ZOTERO_BREF_xS5fbVQtp511_11">
    <vt:lpwstr>ances, specifically from the perspective of continuous function optimization, and 4) the concerns related to selecting useful measures of performance and the use of statistical methods for testing benchmark hypotheses. II. THE NO FREE LUNCH THEROEM","sour</vt:lpwstr>
  </property>
  <property fmtid="{D5CDD505-2E9C-101B-9397-08002B2CF9AE}" pid="364" name="ZOTERO_BREF_xS5fbVQtp511_12">
    <vt:lpwstr>ce":"ResearchGate","title":"A Note on Research Methodology and Benchmarking Optimization Algorithms","author":[{"family":"Brownlee","given":"J."}],"issued":{"date-parts":[["2007",1,1]]}}}],"schema":"https://github.com/citation-style-language/schema/raw/ma</vt:lpwstr>
  </property>
  <property fmtid="{D5CDD505-2E9C-101B-9397-08002B2CF9AE}" pid="365" name="ZOTERO_BREF_xS5fbVQtp511_13">
    <vt:lpwstr>ster/csl-citation.json"}</vt:lpwstr>
  </property>
  <property fmtid="{D5CDD505-2E9C-101B-9397-08002B2CF9AE}" pid="366" name="ZOTERO_BREF_xS5fbVQtp511_2">
    <vt:lpwstr>ero.org/users/5028357/items/2CUSGL4V"],"itemData":{"id":75,"type":"article-journal","abstract":"A pervasive problem in the field of optimization algorithms is the lack of meaningful and consistent algorithm benchmarking methodology. This includes but is n</vt:lpwstr>
  </property>
  <property fmtid="{D5CDD505-2E9C-101B-9397-08002B2CF9AE}" pid="367" name="ZOTERO_BREF_xS5fbVQtp511_3">
    <vt:lpwstr>ot limited to issues of the selection of problem instances, the selection of algorithm specifications, the algorithm configuration parameters, and interpretation of results. The intention of this paper is to summarize the literature related to benchmarkin</vt:lpwstr>
  </property>
  <property fmtid="{D5CDD505-2E9C-101B-9397-08002B2CF9AE}" pid="368" name="ZOTERO_BREF_xS5fbVQtp511_4">
    <vt:lpwstr>g optimization algorithms, with a focus on benchmarking in the face of the \"no free lunch\" theorem, and useful statistical tools for interpreting results. This context for this review is biologically inspired optimization algorithms applied to continuou</vt:lpwstr>
  </property>
  <property fmtid="{D5CDD505-2E9C-101B-9397-08002B2CF9AE}" pid="369" name="ZOTERO_BREF_xS5fbVQtp511_5">
    <vt:lpwstr>s function optimization, although the principles extend beyond these themes. When it comes to evaluating an optimization algorithm, every researcher has their own thoughts on the way it should be done. Unfortunately, many empirical evaluations of optimiza</vt:lpwstr>
  </property>
  <property fmtid="{D5CDD505-2E9C-101B-9397-08002B2CF9AE}" pid="370" name="ZOTERO_BREF_xS5fbVQtp511_6">
    <vt:lpwstr>tion algorithms are performed and reported without addressing basic experimental design considerations. Perhaps before an experimental methodology can be adopted, a researcher/practitioner may be paralyzed by the perceived pessimism of the no free lunch t</vt:lpwstr>
  </property>
  <property fmtid="{D5CDD505-2E9C-101B-9397-08002B2CF9AE}" pid="371" name="ZOTERO_BREF_xS5fbVQtp511_7">
    <vt:lpwstr>heorem that contends the futility of the benchmarking exercise. This work will provide a summary of the literature on experimental design and empirical algorithm comparison methodology. This summary will contain rules of thumb and perhaps the seeds of bes</vt:lpwstr>
  </property>
  <property fmtid="{D5CDD505-2E9C-101B-9397-08002B2CF9AE}" pid="372" name="ZOTERO_BREF_xS5fbVQtp511_8">
    <vt:lpwstr>t practice when attempting to configure and compare optimization algorithms, specifically in the face of the no free lunch theorem. Section II will provide a terse summary of the no free lunch theorem for search and optimization, highlighting the generali</vt:lpwstr>
  </property>
  <property fmtid="{D5CDD505-2E9C-101B-9397-08002B2CF9AE}" pid="373" name="ZOTERO_BREF_xS5fbVQtp511_9">
    <vt:lpwstr>zed implications and the real-world considerations related to reporting benchmark results. Section III provides a review of the literature of benchmark methodology drawn primarily from the fields of optimization heuristics and evolutionary computation. Di</vt:lpwstr>
  </property>
  <property fmtid="{D5CDD505-2E9C-101B-9397-08002B2CF9AE}" pid="374" name="ZOTERO_PREF_1">
    <vt:lpwstr>&lt;data data-version="3" zotero-version="5.0.89"&gt;&lt;session id="SZMk3C9j"/&gt;&lt;style id="http://www.zotero.org/styles/apa" locale="en-CA" hasBibliography="1" bibliographyStyleHasBeenSet="1"/&gt;&lt;prefs&gt;&lt;pref name="fieldType" value="Field"/&gt;&lt;pref name="automaticJourn</vt:lpwstr>
  </property>
  <property fmtid="{D5CDD505-2E9C-101B-9397-08002B2CF9AE}" pid="375" name="ZOTERO_PREF_2">
    <vt:lpwstr>alAbbreviations" value="true"/&gt;&lt;pref name="dontAskDelayCitationUpdates" value="true"/&gt;&lt;/prefs&gt;&lt;/data&gt;</vt:lpwstr>
  </property>
  <property fmtid="{D5CDD505-2E9C-101B-9397-08002B2CF9AE}" pid="376" name="ZOTERO_BREF_HTqKVT6c2jSR_1">
    <vt:lpwstr>ZOTERO_TEMP</vt:lpwstr>
  </property>
  <property fmtid="{D5CDD505-2E9C-101B-9397-08002B2CF9AE}" pid="377" name="ZOTERO_BREF_ox4jo0l95TWK_1">
    <vt:lpwstr>ZOTERO_TEMP</vt:lpwstr>
  </property>
  <property fmtid="{D5CDD505-2E9C-101B-9397-08002B2CF9AE}" pid="378" name="ZOTERO_BREF_xlrTuA0xObdM_1">
    <vt:lpwstr>ZOTERO_TEMP</vt:lpwstr>
  </property>
  <property fmtid="{D5CDD505-2E9C-101B-9397-08002B2CF9AE}" pid="379" name="ZOTERO_BREF_kfO87jdFybMI_1">
    <vt:lpwstr>ZOTERO_TEMP</vt:lpwstr>
  </property>
</Properties>
</file>